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A377" w14:textId="77777777" w:rsidR="0089435B" w:rsidRDefault="00000000">
      <w:pPr>
        <w:spacing w:before="480" w:after="480" w:line="288" w:lineRule="auto"/>
        <w:jc w:val="center"/>
        <w:rPr>
          <w:rFonts w:ascii="宋体" w:hAnsi="宋体" w:cs="宋体" w:hint="eastAsia"/>
          <w:b/>
          <w:sz w:val="28"/>
          <w:szCs w:val="28"/>
          <w:u w:val="single"/>
        </w:rPr>
      </w:pPr>
      <w:r>
        <w:rPr>
          <w:rFonts w:ascii="宋体" w:hAnsi="宋体" w:cs="宋体" w:hint="eastAsia"/>
          <w:b/>
          <w:sz w:val="28"/>
          <w:szCs w:val="28"/>
          <w:u w:val="single"/>
        </w:rPr>
        <w:t>宽温域超高分辨率三维红外成像测试装置</w:t>
      </w:r>
    </w:p>
    <w:p w14:paraId="31BCBD3A" w14:textId="77777777" w:rsidR="0089435B" w:rsidRDefault="00000000">
      <w:pPr>
        <w:spacing w:before="480" w:after="480" w:line="288" w:lineRule="auto"/>
        <w:jc w:val="center"/>
        <w:rPr>
          <w:rFonts w:ascii="Arial" w:eastAsia="等线" w:hAnsi="Arial" w:cs="Arial"/>
          <w:b/>
          <w:sz w:val="32"/>
          <w:szCs w:val="32"/>
        </w:rPr>
      </w:pPr>
      <w:r>
        <w:rPr>
          <w:rFonts w:ascii="Arial" w:eastAsia="等线" w:hAnsi="Arial" w:cs="Arial" w:hint="eastAsia"/>
          <w:b/>
          <w:sz w:val="32"/>
          <w:szCs w:val="32"/>
        </w:rPr>
        <w:t>设计</w:t>
      </w:r>
      <w:r>
        <w:rPr>
          <w:rFonts w:ascii="Arial" w:eastAsia="等线" w:hAnsi="Arial" w:cs="Arial"/>
          <w:b/>
          <w:sz w:val="32"/>
          <w:szCs w:val="32"/>
        </w:rPr>
        <w:t>说明书</w:t>
      </w:r>
    </w:p>
    <w:p w14:paraId="7772BDB6" w14:textId="77777777" w:rsidR="0089435B" w:rsidRDefault="00000000">
      <w:pPr>
        <w:spacing w:before="360" w:after="360" w:line="240" w:lineRule="auto"/>
        <w:jc w:val="center"/>
        <w:rPr>
          <w:rFonts w:ascii="宋体" w:eastAsia="宋体" w:hAnsi="宋体" w:cs="Arial" w:hint="eastAsia"/>
          <w:bCs/>
          <w:sz w:val="28"/>
          <w:szCs w:val="28"/>
        </w:rPr>
      </w:pPr>
      <w:r>
        <w:rPr>
          <w:rFonts w:ascii="宋体" w:eastAsia="宋体" w:hAnsi="宋体" w:cs="Arial" w:hint="eastAsia"/>
          <w:bCs/>
          <w:sz w:val="28"/>
          <w:szCs w:val="28"/>
        </w:rPr>
        <w:t>设计者：李一晨、张驰、张瀚文、陈天数、宋安旭</w:t>
      </w:r>
    </w:p>
    <w:p w14:paraId="652C34BD" w14:textId="77777777" w:rsidR="0089435B" w:rsidRDefault="00000000">
      <w:pPr>
        <w:spacing w:before="360" w:after="360" w:line="240" w:lineRule="auto"/>
        <w:jc w:val="center"/>
        <w:rPr>
          <w:rFonts w:ascii="宋体" w:eastAsia="宋体" w:hAnsi="宋体" w:cs="Arial" w:hint="eastAsia"/>
          <w:bCs/>
          <w:sz w:val="28"/>
          <w:szCs w:val="28"/>
        </w:rPr>
      </w:pPr>
      <w:r>
        <w:rPr>
          <w:rFonts w:ascii="宋体" w:eastAsia="宋体" w:hAnsi="宋体" w:cs="Arial" w:hint="eastAsia"/>
          <w:bCs/>
          <w:sz w:val="28"/>
          <w:szCs w:val="28"/>
        </w:rPr>
        <w:t>指导教师：王刚</w:t>
      </w:r>
    </w:p>
    <w:p w14:paraId="0312C606" w14:textId="77777777" w:rsidR="0089435B" w:rsidRDefault="00000000">
      <w:pPr>
        <w:spacing w:before="360" w:after="360" w:line="240" w:lineRule="auto"/>
        <w:jc w:val="center"/>
        <w:rPr>
          <w:rFonts w:ascii="宋体" w:eastAsia="宋体" w:hAnsi="宋体" w:hint="eastAsia"/>
          <w:bCs/>
          <w:sz w:val="28"/>
          <w:szCs w:val="28"/>
        </w:rPr>
      </w:pPr>
      <w:r>
        <w:rPr>
          <w:rFonts w:ascii="宋体" w:eastAsia="宋体" w:hAnsi="宋体" w:cs="Arial" w:hint="eastAsia"/>
          <w:bCs/>
          <w:sz w:val="28"/>
          <w:szCs w:val="28"/>
        </w:rPr>
        <w:t>（北京建筑大学，环境与能源应用工程，102627）</w:t>
      </w:r>
    </w:p>
    <w:p w14:paraId="164E534A" w14:textId="77777777" w:rsidR="0089435B" w:rsidRDefault="00000000">
      <w:pPr>
        <w:spacing w:before="120" w:after="120" w:line="288" w:lineRule="auto"/>
        <w:ind w:firstLineChars="200" w:firstLine="480"/>
        <w:rPr>
          <w:ins w:id="0" w:author="wanggang" w:date="2026-03-14T19:11:00Z"/>
          <w:rFonts w:ascii="Arial" w:eastAsia="等线" w:hAnsi="Arial" w:cs="Arial"/>
          <w:sz w:val="24"/>
        </w:rPr>
      </w:pPr>
      <w:r>
        <w:rPr>
          <w:rFonts w:ascii="Arial" w:eastAsia="等线" w:hAnsi="Arial" w:cs="Arial" w:hint="eastAsia"/>
          <w:b/>
          <w:bCs/>
          <w:sz w:val="24"/>
        </w:rPr>
        <w:t>摘要</w:t>
      </w:r>
      <w:r>
        <w:rPr>
          <w:rFonts w:ascii="Arial" w:eastAsia="等线" w:hAnsi="Arial" w:cs="Arial" w:hint="eastAsia"/>
          <w:sz w:val="24"/>
        </w:rPr>
        <w:t>：</w:t>
      </w:r>
      <w:ins w:id="1" w:author="wanggang" w:date="2026-03-14T19:11:00Z">
        <w:r>
          <w:rPr>
            <w:rFonts w:ascii="Arial" w:eastAsia="等线" w:hAnsi="Arial" w:cs="Arial" w:hint="eastAsia"/>
            <w:sz w:val="24"/>
          </w:rPr>
          <w:t>针对航空航天发动机、无人机机翼、风力发电机叶片结霜</w:t>
        </w:r>
      </w:ins>
      <w:ins w:id="2" w:author="wanggang" w:date="2026-03-14T19:13:00Z">
        <w:r>
          <w:rPr>
            <w:rFonts w:ascii="Arial" w:eastAsia="等线" w:hAnsi="Arial" w:cs="Arial" w:hint="eastAsia"/>
            <w:sz w:val="24"/>
          </w:rPr>
          <w:t>和水合盐结晶</w:t>
        </w:r>
      </w:ins>
      <w:ins w:id="3" w:author="wanggang" w:date="2026-03-14T19:14:00Z">
        <w:r>
          <w:rPr>
            <w:rFonts w:ascii="Arial" w:eastAsia="等线" w:hAnsi="Arial" w:cs="Arial" w:hint="eastAsia"/>
            <w:sz w:val="24"/>
          </w:rPr>
          <w:t>研究中</w:t>
        </w:r>
      </w:ins>
      <w:ins w:id="4" w:author="wanggang" w:date="2026-03-14T19:13:00Z">
        <w:r>
          <w:rPr>
            <w:rFonts w:ascii="Arial" w:eastAsia="等线" w:hAnsi="Arial" w:cs="Arial" w:hint="eastAsia"/>
            <w:sz w:val="24"/>
          </w:rPr>
          <w:t>的微液滴气液界面温变</w:t>
        </w:r>
      </w:ins>
      <w:ins w:id="5" w:author="wanggang" w:date="2026-03-14T19:14:00Z">
        <w:r>
          <w:rPr>
            <w:rFonts w:ascii="Arial" w:eastAsia="等线" w:hAnsi="Arial" w:cs="Arial" w:hint="eastAsia"/>
            <w:sz w:val="24"/>
          </w:rPr>
          <w:t>红外成像</w:t>
        </w:r>
      </w:ins>
      <w:ins w:id="6" w:author="wanggang" w:date="2026-03-14T21:33:00Z">
        <w:r>
          <w:rPr>
            <w:rFonts w:ascii="Arial" w:eastAsia="等线" w:hAnsi="Arial" w:cs="Arial" w:hint="eastAsia"/>
            <w:sz w:val="24"/>
          </w:rPr>
          <w:t>环境参数不可控、</w:t>
        </w:r>
      </w:ins>
      <w:ins w:id="7" w:author="wanggang" w:date="2026-03-14T21:32:00Z">
        <w:r>
          <w:rPr>
            <w:rFonts w:ascii="Arial" w:eastAsia="等线" w:hAnsi="Arial" w:cs="Arial" w:hint="eastAsia"/>
            <w:sz w:val="24"/>
          </w:rPr>
          <w:t>分辨率低</w:t>
        </w:r>
      </w:ins>
      <w:ins w:id="8" w:author="wanggang" w:date="2026-03-14T21:33:00Z">
        <w:r>
          <w:rPr>
            <w:rFonts w:ascii="Arial" w:eastAsia="等线" w:hAnsi="Arial" w:cs="Arial" w:hint="eastAsia"/>
            <w:sz w:val="24"/>
          </w:rPr>
          <w:t>和成像维度低等问题</w:t>
        </w:r>
      </w:ins>
      <w:ins w:id="9" w:author="wanggang" w:date="2026-03-14T21:35:00Z">
        <w:r>
          <w:rPr>
            <w:rFonts w:ascii="Arial" w:eastAsia="等线" w:hAnsi="Arial" w:cs="Arial" w:hint="eastAsia"/>
            <w:sz w:val="24"/>
          </w:rPr>
          <w:t>。</w:t>
        </w:r>
        <w:r>
          <w:rPr>
            <w:rFonts w:ascii="宋体" w:eastAsia="宋体" w:hAnsi="宋体" w:cs="Arial" w:hint="eastAsia"/>
            <w:sz w:val="24"/>
          </w:rPr>
          <w:t>基于恒温恒湿控制技术、超高分辨率红外成像技术和三维图像重构技术，</w:t>
        </w:r>
      </w:ins>
      <w:ins w:id="10" w:author="wanggang" w:date="2026-03-14T21:33:00Z">
        <w:r>
          <w:rPr>
            <w:rFonts w:ascii="Arial" w:eastAsia="等线" w:hAnsi="Arial" w:cs="Arial" w:hint="eastAsia"/>
            <w:sz w:val="24"/>
          </w:rPr>
          <w:t>本作品</w:t>
        </w:r>
      </w:ins>
      <w:ins w:id="11" w:author="wanggang" w:date="2026-03-14T21:34:00Z">
        <w:r>
          <w:rPr>
            <w:rFonts w:ascii="Arial" w:eastAsia="等线" w:hAnsi="Arial" w:cs="Arial" w:hint="eastAsia"/>
            <w:sz w:val="24"/>
          </w:rPr>
          <w:t>设计一</w:t>
        </w:r>
      </w:ins>
      <w:ins w:id="12" w:author="wanggang" w:date="2026-03-14T21:43:00Z">
        <w:r>
          <w:rPr>
            <w:rFonts w:ascii="Arial" w:eastAsia="等线" w:hAnsi="Arial" w:cs="Arial" w:hint="eastAsia"/>
            <w:sz w:val="24"/>
          </w:rPr>
          <w:t>款</w:t>
        </w:r>
      </w:ins>
      <w:ins w:id="13" w:author="wanggang" w:date="2026-03-14T21:34:00Z">
        <w:r>
          <w:rPr>
            <w:rFonts w:ascii="Arial" w:eastAsia="等线" w:hAnsi="Arial" w:cs="Arial" w:hint="eastAsia"/>
            <w:sz w:val="24"/>
          </w:rPr>
          <w:t>宽温域超高分辨率三维红外成像测试装置</w:t>
        </w:r>
      </w:ins>
      <w:ins w:id="14" w:author="wanggang" w:date="2026-03-14T21:36:00Z">
        <w:r>
          <w:rPr>
            <w:rFonts w:ascii="Arial" w:eastAsia="等线" w:hAnsi="Arial" w:cs="Arial" w:hint="eastAsia"/>
            <w:sz w:val="24"/>
          </w:rPr>
          <w:t>。该装置主要由超低温恒温恒湿箱、</w:t>
        </w:r>
      </w:ins>
      <w:ins w:id="15" w:author="wanggang" w:date="2026-03-14T21:37:00Z">
        <w:r>
          <w:rPr>
            <w:rFonts w:ascii="Arial" w:eastAsia="等线" w:hAnsi="Arial" w:cs="Arial" w:hint="eastAsia"/>
            <w:sz w:val="24"/>
          </w:rPr>
          <w:t>超高分辨率微距红外成像仪、多轴</w:t>
        </w:r>
      </w:ins>
      <w:ins w:id="16" w:author="wanggang" w:date="2026-03-14T21:39:00Z">
        <w:r>
          <w:rPr>
            <w:rFonts w:ascii="Arial" w:eastAsia="等线" w:hAnsi="Arial" w:cs="Arial" w:hint="eastAsia"/>
            <w:sz w:val="24"/>
          </w:rPr>
          <w:t>移动平台和</w:t>
        </w:r>
        <w:r>
          <w:rPr>
            <w:rFonts w:ascii="Arial" w:eastAsia="等线" w:hAnsi="Arial" w:cs="Arial"/>
            <w:sz w:val="24"/>
          </w:rPr>
          <w:t>PC</w:t>
        </w:r>
        <w:r>
          <w:rPr>
            <w:rFonts w:ascii="Arial" w:eastAsia="等线" w:hAnsi="Arial" w:cs="Arial" w:hint="eastAsia"/>
            <w:sz w:val="24"/>
          </w:rPr>
          <w:t>机组成，同时，</w:t>
        </w:r>
      </w:ins>
      <w:ins w:id="17" w:author="wanggang" w:date="2026-03-14T21:40:00Z">
        <w:r>
          <w:rPr>
            <w:rFonts w:ascii="Arial" w:eastAsia="等线" w:hAnsi="Arial" w:cs="Arial" w:hint="eastAsia"/>
            <w:sz w:val="24"/>
          </w:rPr>
          <w:t>开发了可实现宽温度、湿度域调节，分辨率调控</w:t>
        </w:r>
      </w:ins>
      <w:ins w:id="18" w:author="wanggang" w:date="2026-03-14T21:41:00Z">
        <w:r>
          <w:rPr>
            <w:rFonts w:ascii="Arial" w:eastAsia="等线" w:hAnsi="Arial" w:cs="Arial" w:hint="eastAsia"/>
            <w:sz w:val="24"/>
          </w:rPr>
          <w:t>、红外图像处理与三维重构，</w:t>
        </w:r>
      </w:ins>
      <w:ins w:id="19" w:author="wanggang" w:date="2026-03-14T21:42:00Z">
        <w:r>
          <w:rPr>
            <w:rFonts w:ascii="Arial" w:eastAsia="等线" w:hAnsi="Arial" w:cs="Arial" w:hint="eastAsia"/>
            <w:sz w:val="24"/>
          </w:rPr>
          <w:t>及数据分析与处理的综合智慧控制程序。</w:t>
        </w:r>
      </w:ins>
      <w:ins w:id="20" w:author="wanggang" w:date="2026-03-14T21:43:00Z">
        <w:r>
          <w:rPr>
            <w:rFonts w:ascii="Arial" w:eastAsia="等线" w:hAnsi="Arial" w:cs="Arial" w:hint="eastAsia"/>
            <w:sz w:val="24"/>
          </w:rPr>
          <w:t>该装置将</w:t>
        </w:r>
        <w:r>
          <w:rPr>
            <w:rFonts w:ascii="Arial" w:eastAsia="等线" w:hAnsi="Arial" w:cs="Arial" w:hint="eastAsia"/>
            <w:sz w:val="24"/>
            <w:rPrChange w:id="21" w:author="wanggang" w:date="2026-03-14T21:43:00Z">
              <w:rPr>
                <w:rFonts w:ascii="宋体" w:eastAsia="宋体" w:hAnsi="宋体" w:cs="Arial" w:hint="eastAsia"/>
                <w:sz w:val="24"/>
              </w:rPr>
            </w:rPrChange>
          </w:rPr>
          <w:t>为揭示微液滴气液界面温度分布特征和温变机理研究提供重要的测试手段，为我国科研工作者的在微液滴气液界面的研究达到国际领先水平提供强有力的测试工具。</w:t>
        </w:r>
      </w:ins>
    </w:p>
    <w:p w14:paraId="4A57C30F" w14:textId="77777777" w:rsidR="0089435B" w:rsidRDefault="00000000">
      <w:pPr>
        <w:spacing w:before="120" w:after="120" w:line="288" w:lineRule="auto"/>
        <w:ind w:firstLineChars="200" w:firstLine="480"/>
        <w:rPr>
          <w:del w:id="22" w:author="wanggang" w:date="2026-03-14T21:45:00Z"/>
          <w:rFonts w:ascii="宋体" w:eastAsia="宋体" w:hAnsi="宋体" w:hint="eastAsia"/>
          <w:sz w:val="24"/>
        </w:rPr>
      </w:pPr>
      <w:del w:id="23" w:author="wanggang" w:date="2026-03-14T21:45:00Z">
        <w:r>
          <w:rPr>
            <w:rFonts w:ascii="宋体" w:eastAsia="宋体" w:hAnsi="宋体" w:cs="Arial"/>
            <w:sz w:val="24"/>
          </w:rPr>
          <w:delText>当建筑空调“移峰填谷”成为节能降碳的关键方向，当蓄冷材料过冷结晶测试陷入精度瓶颈，我们团队跳出传统测试装置的局限，研发出这款三维动态高低温环境一体化观测系统。它不再是单一功能的实验工具，而是集三维动态观测、恒温恒湿环境调控、集成化控制于一体的多维测试平台，隶属于环境模拟试验和观测技术领域，精准适配液体过热/过冷状态下的相变、冰晶生长、热质交换等场景的温度变化分析。</w:delText>
        </w:r>
      </w:del>
    </w:p>
    <w:p w14:paraId="0986795C" w14:textId="77777777" w:rsidR="0089435B" w:rsidRDefault="00000000">
      <w:pPr>
        <w:spacing w:before="120" w:after="120" w:line="288" w:lineRule="auto"/>
        <w:ind w:firstLineChars="200" w:firstLine="480"/>
        <w:rPr>
          <w:del w:id="24" w:author="wanggang" w:date="2026-03-14T21:45:00Z"/>
          <w:rFonts w:ascii="宋体" w:eastAsia="宋体" w:hAnsi="宋体" w:hint="eastAsia"/>
          <w:sz w:val="24"/>
        </w:rPr>
      </w:pPr>
      <w:del w:id="25" w:author="wanggang" w:date="2026-03-14T21:45:00Z">
        <w:r>
          <w:rPr>
            <w:rFonts w:ascii="宋体" w:eastAsia="宋体" w:hAnsi="宋体" w:cs="Arial"/>
            <w:sz w:val="24"/>
          </w:rPr>
          <w:delText>这款作品的核心价值在于“一体化”与“高精度”的双重突破——它打破了观测、调控、数据采集的割裂困境，将原本分散的实验环节整合为一个有机整体，经反复实验验证，不仅技术成熟、操作便捷，更兼具科研探索与工业应用的双重潜力，既是助力制冷、蓄冷技术研发的“利器”，也是响应“双碳”战略、推动建筑能源节能的具体实践，让每一次实验观测都能更高效、更精准地服务于技术创新。</w:delText>
        </w:r>
      </w:del>
    </w:p>
    <w:p w14:paraId="06EA865B" w14:textId="77777777" w:rsidR="0089435B" w:rsidRDefault="00000000">
      <w:pPr>
        <w:spacing w:before="380" w:after="140" w:line="288" w:lineRule="auto"/>
        <w:outlineLvl w:val="0"/>
        <w:rPr>
          <w:rFonts w:ascii="Arial" w:eastAsia="等线" w:hAnsi="Arial" w:cs="Arial"/>
          <w:b/>
          <w:bCs/>
          <w:sz w:val="30"/>
          <w:szCs w:val="30"/>
        </w:rPr>
      </w:pPr>
      <w:bookmarkStart w:id="26" w:name="heading_1"/>
      <w:r>
        <w:rPr>
          <w:rFonts w:ascii="Arial" w:eastAsia="等线" w:hAnsi="Arial" w:cs="Arial" w:hint="eastAsia"/>
          <w:b/>
          <w:bCs/>
          <w:sz w:val="30"/>
          <w:szCs w:val="30"/>
        </w:rPr>
        <w:t>一</w:t>
      </w:r>
      <w:r>
        <w:rPr>
          <w:rFonts w:ascii="Arial" w:eastAsia="等线" w:hAnsi="Arial" w:cs="Arial"/>
          <w:b/>
          <w:bCs/>
          <w:sz w:val="30"/>
          <w:szCs w:val="30"/>
        </w:rPr>
        <w:t>、研发背景与意义</w:t>
      </w:r>
      <w:del w:id="27" w:author="wanggang" w:date="2026-03-14T17:38:00Z">
        <w:r>
          <w:rPr>
            <w:rFonts w:ascii="Arial" w:eastAsia="等线" w:hAnsi="Arial" w:cs="Arial" w:hint="eastAsia"/>
            <w:b/>
            <w:bCs/>
            <w:sz w:val="30"/>
            <w:szCs w:val="30"/>
          </w:rPr>
          <w:delText>（</w:delText>
        </w:r>
        <w:r>
          <w:rPr>
            <w:rFonts w:ascii="Arial" w:eastAsia="等线" w:hAnsi="Arial" w:cs="Arial"/>
            <w:b/>
            <w:bCs/>
            <w:sz w:val="30"/>
            <w:szCs w:val="30"/>
          </w:rPr>
          <w:delText>从痛点出发，向价值延伸</w:delText>
        </w:r>
        <w:bookmarkEnd w:id="26"/>
        <w:r>
          <w:rPr>
            <w:rFonts w:ascii="Arial" w:eastAsia="等线" w:hAnsi="Arial" w:cs="Arial" w:hint="eastAsia"/>
            <w:b/>
            <w:bCs/>
            <w:sz w:val="30"/>
            <w:szCs w:val="30"/>
          </w:rPr>
          <w:delText>）</w:delText>
        </w:r>
      </w:del>
    </w:p>
    <w:p w14:paraId="657C5A46" w14:textId="77777777" w:rsidR="0089435B" w:rsidRDefault="00000000" w:rsidP="0089435B">
      <w:pPr>
        <w:spacing w:before="120" w:after="120" w:line="288" w:lineRule="auto"/>
        <w:ind w:firstLineChars="200" w:firstLine="480"/>
        <w:jc w:val="both"/>
        <w:rPr>
          <w:ins w:id="28" w:author="wanggang" w:date="2026-03-14T18:21:00Z"/>
          <w:rFonts w:ascii="宋体" w:eastAsia="宋体" w:hAnsi="宋体" w:cs="Arial" w:hint="eastAsia"/>
          <w:sz w:val="24"/>
        </w:rPr>
        <w:pPrChange w:id="29" w:author="wanggang" w:date="2026-03-14T21:45:00Z">
          <w:pPr>
            <w:spacing w:before="120" w:after="120" w:line="288" w:lineRule="auto"/>
            <w:ind w:firstLineChars="200" w:firstLine="480"/>
          </w:pPr>
        </w:pPrChange>
      </w:pPr>
      <w:r>
        <w:rPr>
          <w:rFonts w:ascii="宋体" w:eastAsia="宋体" w:hAnsi="宋体" w:cs="Arial" w:hint="eastAsia"/>
          <w:sz w:val="24"/>
        </w:rPr>
        <w:t>近年来，随着航空航天、无人机、风力发电以及</w:t>
      </w:r>
      <w:del w:id="30" w:author="wanggang" w:date="2026-03-14T18:24:00Z">
        <w:r>
          <w:rPr>
            <w:rFonts w:ascii="宋体" w:eastAsia="宋体" w:hAnsi="宋体" w:cs="Arial"/>
            <w:sz w:val="24"/>
          </w:rPr>
          <w:delText>冰浆</w:delText>
        </w:r>
      </w:del>
      <w:ins w:id="31" w:author="wanggang" w:date="2026-03-14T18:24:00Z">
        <w:r>
          <w:rPr>
            <w:rFonts w:ascii="宋体" w:eastAsia="宋体" w:hAnsi="宋体" w:cs="Arial" w:hint="eastAsia"/>
            <w:sz w:val="24"/>
          </w:rPr>
          <w:t>水合盐</w:t>
        </w:r>
      </w:ins>
      <w:r>
        <w:rPr>
          <w:rFonts w:ascii="宋体" w:eastAsia="宋体" w:hAnsi="宋体" w:cs="Arial" w:hint="eastAsia"/>
          <w:sz w:val="24"/>
        </w:rPr>
        <w:t>蓄能技术的快速发展，越来越多科研人员关注飞机发动机、无人机机翼、风机叶片的结霜和</w:t>
      </w:r>
      <w:ins w:id="32" w:author="wanggang" w:date="2026-03-14T18:24:00Z">
        <w:r>
          <w:rPr>
            <w:rFonts w:ascii="宋体" w:eastAsia="宋体" w:hAnsi="宋体" w:cs="Arial" w:hint="eastAsia"/>
            <w:sz w:val="24"/>
          </w:rPr>
          <w:t>水合盐</w:t>
        </w:r>
      </w:ins>
      <w:del w:id="33" w:author="wanggang" w:date="2026-03-14T18:24:00Z">
        <w:r>
          <w:rPr>
            <w:rFonts w:ascii="宋体" w:eastAsia="宋体" w:hAnsi="宋体" w:cs="Arial" w:hint="eastAsia"/>
            <w:sz w:val="24"/>
          </w:rPr>
          <w:delText>相变</w:delText>
        </w:r>
      </w:del>
      <w:r>
        <w:rPr>
          <w:rFonts w:ascii="宋体" w:eastAsia="宋体" w:hAnsi="宋体" w:cs="Arial" w:hint="eastAsia"/>
          <w:sz w:val="24"/>
        </w:rPr>
        <w:t>材料的结晶等现象，并通过各种技术手段探究</w:t>
      </w:r>
      <w:ins w:id="34" w:author="wanggang" w:date="2026-03-14T18:19:00Z">
        <w:r>
          <w:rPr>
            <w:rFonts w:ascii="宋体" w:eastAsia="宋体" w:hAnsi="宋体" w:cs="Arial" w:hint="eastAsia"/>
            <w:sz w:val="24"/>
          </w:rPr>
          <w:t>微</w:t>
        </w:r>
      </w:ins>
      <w:r>
        <w:rPr>
          <w:rFonts w:ascii="宋体" w:eastAsia="宋体" w:hAnsi="宋体" w:cs="Arial" w:hint="eastAsia"/>
          <w:sz w:val="24"/>
        </w:rPr>
        <w:t>液滴结霜或结晶中气液界面热过程</w:t>
      </w:r>
      <w:ins w:id="35" w:author="wanggang" w:date="2026-03-14T18:21:00Z">
        <w:r>
          <w:rPr>
            <w:rFonts w:ascii="宋体" w:eastAsia="宋体" w:hAnsi="宋体" w:cs="Arial" w:hint="eastAsia"/>
            <w:sz w:val="24"/>
          </w:rPr>
          <w:t>和其机理</w:t>
        </w:r>
      </w:ins>
      <w:r>
        <w:rPr>
          <w:rFonts w:ascii="宋体" w:eastAsia="宋体" w:hAnsi="宋体" w:cs="Arial" w:hint="eastAsia"/>
          <w:sz w:val="24"/>
        </w:rPr>
        <w:t>，主流技术手段为红外成像测试技术。然而，现有的红外成像技术</w:t>
      </w:r>
      <w:ins w:id="36" w:author="wanggang" w:date="2026-03-14T17:47:00Z">
        <w:r>
          <w:rPr>
            <w:rFonts w:ascii="宋体" w:eastAsia="宋体" w:hAnsi="宋体" w:cs="Arial" w:hint="eastAsia"/>
            <w:sz w:val="24"/>
          </w:rPr>
          <w:t>其</w:t>
        </w:r>
      </w:ins>
      <w:r>
        <w:rPr>
          <w:rFonts w:ascii="宋体" w:eastAsia="宋体" w:hAnsi="宋体" w:cs="Arial" w:hint="eastAsia"/>
          <w:sz w:val="24"/>
        </w:rPr>
        <w:t>分辨率无法满足微米级液滴</w:t>
      </w:r>
      <w:ins w:id="37" w:author="wanggang" w:date="2026-03-14T17:47:00Z">
        <w:r>
          <w:rPr>
            <w:rFonts w:ascii="宋体" w:eastAsia="宋体" w:hAnsi="宋体" w:cs="Arial" w:hint="eastAsia"/>
            <w:sz w:val="24"/>
          </w:rPr>
          <w:t>气液界面温度分布测量要求</w:t>
        </w:r>
      </w:ins>
      <w:ins w:id="38" w:author="wanggang" w:date="2026-03-14T17:48:00Z">
        <w:r>
          <w:rPr>
            <w:rFonts w:ascii="宋体" w:eastAsia="宋体" w:hAnsi="宋体" w:cs="Arial" w:hint="eastAsia"/>
            <w:sz w:val="24"/>
          </w:rPr>
          <w:t>。超高分辨率红外成像测试仪</w:t>
        </w:r>
      </w:ins>
      <w:ins w:id="39" w:author="wanggang" w:date="2026-03-14T17:49:00Z">
        <w:r>
          <w:rPr>
            <w:rFonts w:ascii="宋体" w:eastAsia="宋体" w:hAnsi="宋体" w:cs="Arial" w:hint="eastAsia"/>
            <w:sz w:val="24"/>
          </w:rPr>
          <w:t>有望</w:t>
        </w:r>
      </w:ins>
      <w:ins w:id="40" w:author="wanggang" w:date="2026-03-14T17:48:00Z">
        <w:r>
          <w:rPr>
            <w:rFonts w:ascii="宋体" w:eastAsia="宋体" w:hAnsi="宋体" w:cs="Arial" w:hint="eastAsia"/>
            <w:sz w:val="24"/>
          </w:rPr>
          <w:t>解决</w:t>
        </w:r>
      </w:ins>
      <w:ins w:id="41" w:author="wanggang" w:date="2026-03-14T17:49:00Z">
        <w:r>
          <w:rPr>
            <w:rFonts w:ascii="宋体" w:eastAsia="宋体" w:hAnsi="宋体" w:cs="Arial" w:hint="eastAsia"/>
            <w:sz w:val="24"/>
          </w:rPr>
          <w:t>微米级液滴气液界面测温分辨率低的问题</w:t>
        </w:r>
      </w:ins>
      <w:ins w:id="42" w:author="wanggang" w:date="2026-03-14T18:14:00Z">
        <w:r>
          <w:rPr>
            <w:rFonts w:ascii="宋体" w:eastAsia="宋体" w:hAnsi="宋体" w:cs="Arial" w:hint="eastAsia"/>
            <w:sz w:val="24"/>
          </w:rPr>
          <w:t>。另外，以往的液滴气液界面成像测试均在环境条件</w:t>
        </w:r>
      </w:ins>
      <w:ins w:id="43" w:author="wanggang" w:date="2026-03-14T18:15:00Z">
        <w:r>
          <w:rPr>
            <w:rFonts w:ascii="宋体" w:eastAsia="宋体" w:hAnsi="宋体" w:cs="Arial" w:hint="eastAsia"/>
            <w:sz w:val="24"/>
          </w:rPr>
          <w:t>下进行，无法满足</w:t>
        </w:r>
      </w:ins>
      <w:ins w:id="44" w:author="wanggang" w:date="2026-03-14T18:16:00Z">
        <w:r>
          <w:rPr>
            <w:rFonts w:ascii="宋体" w:eastAsia="宋体" w:hAnsi="宋体" w:cs="Arial" w:hint="eastAsia"/>
            <w:sz w:val="24"/>
          </w:rPr>
          <w:t>不同</w:t>
        </w:r>
      </w:ins>
      <w:ins w:id="45" w:author="wanggang" w:date="2026-03-14T18:15:00Z">
        <w:r>
          <w:rPr>
            <w:rFonts w:ascii="宋体" w:eastAsia="宋体" w:hAnsi="宋体" w:cs="Arial" w:hint="eastAsia"/>
            <w:sz w:val="24"/>
          </w:rPr>
          <w:t>工况下测试需求，</w:t>
        </w:r>
      </w:ins>
      <w:ins w:id="46" w:author="wanggang" w:date="2026-03-14T18:16:00Z">
        <w:r>
          <w:rPr>
            <w:rFonts w:ascii="宋体" w:eastAsia="宋体" w:hAnsi="宋体" w:cs="Arial" w:hint="eastAsia"/>
            <w:sz w:val="24"/>
          </w:rPr>
          <w:t>以及以往</w:t>
        </w:r>
      </w:ins>
      <w:ins w:id="47" w:author="wanggang" w:date="2026-03-14T18:17:00Z">
        <w:r>
          <w:rPr>
            <w:rFonts w:ascii="宋体" w:eastAsia="宋体" w:hAnsi="宋体" w:cs="Arial" w:hint="eastAsia"/>
            <w:sz w:val="24"/>
          </w:rPr>
          <w:t>成像分析是从一维角度开展的，尚无</w:t>
        </w:r>
      </w:ins>
      <w:ins w:id="48" w:author="wanggang" w:date="2026-03-14T18:18:00Z">
        <w:r>
          <w:rPr>
            <w:rFonts w:ascii="宋体" w:eastAsia="宋体" w:hAnsi="宋体" w:cs="Arial" w:hint="eastAsia"/>
            <w:sz w:val="24"/>
          </w:rPr>
          <w:t>多维度成像结果。</w:t>
        </w:r>
      </w:ins>
      <w:ins w:id="49" w:author="wanggang" w:date="2026-03-14T18:19:00Z">
        <w:r>
          <w:rPr>
            <w:rFonts w:ascii="宋体" w:eastAsia="宋体" w:hAnsi="宋体" w:cs="Arial" w:hint="eastAsia"/>
            <w:sz w:val="24"/>
          </w:rPr>
          <w:t>因此，微液滴气液界面温度分布红外成像</w:t>
        </w:r>
      </w:ins>
      <w:ins w:id="50" w:author="wanggang" w:date="2026-03-14T18:20:00Z">
        <w:r>
          <w:rPr>
            <w:rFonts w:ascii="宋体" w:eastAsia="宋体" w:hAnsi="宋体" w:cs="Arial" w:hint="eastAsia"/>
            <w:sz w:val="24"/>
          </w:rPr>
          <w:t>及其温变机理研究亟需一款环境可调、分辨率高和多维度的</w:t>
        </w:r>
      </w:ins>
      <w:ins w:id="51" w:author="wanggang" w:date="2026-03-14T18:21:00Z">
        <w:r>
          <w:rPr>
            <w:rFonts w:ascii="宋体" w:eastAsia="宋体" w:hAnsi="宋体" w:cs="Arial" w:hint="eastAsia"/>
            <w:sz w:val="24"/>
          </w:rPr>
          <w:t>红外成像测试装置。</w:t>
        </w:r>
      </w:ins>
    </w:p>
    <w:p w14:paraId="7A55D766" w14:textId="77777777" w:rsidR="0089435B" w:rsidRDefault="00000000" w:rsidP="0089435B">
      <w:pPr>
        <w:spacing w:before="120" w:after="120" w:line="288" w:lineRule="auto"/>
        <w:ind w:firstLineChars="200" w:firstLine="480"/>
        <w:jc w:val="both"/>
        <w:rPr>
          <w:ins w:id="52" w:author="wanggang" w:date="2026-03-14T18:30:00Z"/>
          <w:rFonts w:ascii="宋体" w:eastAsia="宋体" w:hAnsi="宋体" w:cs="Arial" w:hint="eastAsia"/>
          <w:sz w:val="24"/>
        </w:rPr>
        <w:pPrChange w:id="53" w:author="wanggang" w:date="2026-03-14T21:45:00Z">
          <w:pPr>
            <w:spacing w:before="120" w:after="120" w:line="288" w:lineRule="auto"/>
            <w:ind w:firstLineChars="200" w:firstLine="480"/>
          </w:pPr>
        </w:pPrChange>
      </w:pPr>
      <w:ins w:id="54" w:author="wanggang" w:date="2026-03-14T18:21:00Z">
        <w:r>
          <w:rPr>
            <w:rFonts w:ascii="宋体" w:eastAsia="宋体" w:hAnsi="宋体" w:cs="Arial" w:hint="eastAsia"/>
            <w:sz w:val="24"/>
          </w:rPr>
          <w:t>本</w:t>
        </w:r>
      </w:ins>
      <w:ins w:id="55" w:author="wanggang" w:date="2026-03-14T21:34:00Z">
        <w:r>
          <w:rPr>
            <w:rFonts w:ascii="宋体" w:eastAsia="宋体" w:hAnsi="宋体" w:cs="Arial" w:hint="eastAsia"/>
            <w:sz w:val="24"/>
          </w:rPr>
          <w:t>项目</w:t>
        </w:r>
      </w:ins>
      <w:ins w:id="56" w:author="wanggang" w:date="2026-03-14T18:22:00Z">
        <w:r>
          <w:rPr>
            <w:rFonts w:ascii="宋体" w:eastAsia="宋体" w:hAnsi="宋体" w:cs="Arial" w:hint="eastAsia"/>
            <w:sz w:val="24"/>
          </w:rPr>
          <w:t>基于恒温恒湿控制技术、超高分辨率红外成像技术和三维图像重构技术，</w:t>
        </w:r>
      </w:ins>
      <w:ins w:id="57" w:author="wanggang" w:date="2026-03-14T18:23:00Z">
        <w:r>
          <w:rPr>
            <w:rFonts w:ascii="宋体" w:eastAsia="宋体" w:hAnsi="宋体" w:cs="Arial" w:hint="eastAsia"/>
            <w:sz w:val="24"/>
          </w:rPr>
          <w:t>设计一款宽温域</w:t>
        </w:r>
      </w:ins>
      <w:ins w:id="58" w:author="wanggang" w:date="2026-03-14T18:24:00Z">
        <w:r>
          <w:rPr>
            <w:rFonts w:ascii="宋体" w:eastAsia="宋体" w:hAnsi="宋体" w:cs="Arial" w:hint="eastAsia"/>
            <w:sz w:val="24"/>
          </w:rPr>
          <w:t>、</w:t>
        </w:r>
      </w:ins>
      <w:ins w:id="59" w:author="wanggang" w:date="2026-03-14T18:23:00Z">
        <w:r>
          <w:rPr>
            <w:rFonts w:ascii="宋体" w:eastAsia="宋体" w:hAnsi="宋体" w:cs="Arial" w:hint="eastAsia"/>
            <w:sz w:val="24"/>
          </w:rPr>
          <w:t>超高分辨率</w:t>
        </w:r>
      </w:ins>
      <w:ins w:id="60" w:author="wanggang" w:date="2026-03-14T18:24:00Z">
        <w:r>
          <w:rPr>
            <w:rFonts w:ascii="宋体" w:eastAsia="宋体" w:hAnsi="宋体" w:cs="Arial" w:hint="eastAsia"/>
            <w:sz w:val="24"/>
          </w:rPr>
          <w:t>、</w:t>
        </w:r>
      </w:ins>
      <w:ins w:id="61" w:author="wanggang" w:date="2026-03-14T18:23:00Z">
        <w:r>
          <w:rPr>
            <w:rFonts w:ascii="宋体" w:eastAsia="宋体" w:hAnsi="宋体" w:cs="Arial" w:hint="eastAsia"/>
            <w:sz w:val="24"/>
          </w:rPr>
          <w:t>三维</w:t>
        </w:r>
      </w:ins>
      <w:ins w:id="62" w:author="wanggang" w:date="2026-03-14T18:24:00Z">
        <w:r>
          <w:rPr>
            <w:rFonts w:ascii="宋体" w:eastAsia="宋体" w:hAnsi="宋体" w:cs="Arial" w:hint="eastAsia"/>
            <w:sz w:val="24"/>
          </w:rPr>
          <w:t>的</w:t>
        </w:r>
      </w:ins>
      <w:ins w:id="63" w:author="wanggang" w:date="2026-03-14T18:23:00Z">
        <w:r>
          <w:rPr>
            <w:rFonts w:ascii="宋体" w:eastAsia="宋体" w:hAnsi="宋体" w:cs="Arial" w:hint="eastAsia"/>
            <w:sz w:val="24"/>
          </w:rPr>
          <w:t>红外成像测试装置</w:t>
        </w:r>
      </w:ins>
      <w:ins w:id="64" w:author="wanggang" w:date="2026-03-14T18:25:00Z">
        <w:r>
          <w:rPr>
            <w:rFonts w:ascii="宋体" w:eastAsia="宋体" w:hAnsi="宋体" w:cs="Arial" w:hint="eastAsia"/>
            <w:sz w:val="24"/>
          </w:rPr>
          <w:t>。通过该装置将实现微液滴在</w:t>
        </w:r>
      </w:ins>
      <w:ins w:id="65" w:author="wanggang" w:date="2026-03-14T18:26:00Z">
        <w:r>
          <w:rPr>
            <w:rFonts w:ascii="宋体" w:eastAsia="宋体" w:hAnsi="宋体" w:cs="Arial" w:hint="eastAsia"/>
            <w:sz w:val="24"/>
          </w:rPr>
          <w:t>温度范围</w:t>
        </w:r>
      </w:ins>
      <w:ins w:id="66" w:author="wanggang" w:date="2026-03-14T18:25:00Z">
        <w:r>
          <w:rPr>
            <w:rFonts w:ascii="宋体" w:eastAsia="宋体" w:hAnsi="宋体" w:cs="Arial" w:hint="eastAsia"/>
            <w:sz w:val="24"/>
          </w:rPr>
          <w:t>-60-150℃</w:t>
        </w:r>
      </w:ins>
      <w:ins w:id="67" w:author="wanggang" w:date="2026-03-14T18:26:00Z">
        <w:r>
          <w:rPr>
            <w:rFonts w:ascii="宋体" w:eastAsia="宋体" w:hAnsi="宋体" w:cs="Arial" w:hint="eastAsia"/>
            <w:sz w:val="24"/>
          </w:rPr>
          <w:t>，湿度范围10-100%可调节，分辨率</w:t>
        </w:r>
      </w:ins>
      <w:ins w:id="68" w:author="wanggang" w:date="2026-03-14T18:30:00Z">
        <w:r>
          <w:rPr>
            <w:rFonts w:ascii="宋体" w:eastAsia="宋体" w:hAnsi="宋体" w:cs="Arial" w:hint="eastAsia"/>
            <w:sz w:val="24"/>
          </w:rPr>
          <w:t>1024*1024-</w:t>
        </w:r>
        <w:r>
          <w:rPr>
            <w:rFonts w:ascii="宋体" w:eastAsia="宋体" w:hAnsi="宋体" w:cs="Arial" w:hint="eastAsia"/>
            <w:sz w:val="24"/>
          </w:rPr>
          <w:fldChar w:fldCharType="begin"/>
        </w:r>
        <w:r>
          <w:rPr>
            <w:rFonts w:ascii="宋体" w:eastAsia="宋体" w:hAnsi="宋体" w:cs="Arial" w:hint="eastAsia"/>
            <w:sz w:val="24"/>
          </w:rPr>
          <w:instrText xml:space="preserve"> HYPERLINK "https://www.bing.com/aclick?ld=e86WPI6Cl3IPC3tMmBmKYmBzVUCUypiFixScL8swT7x3KdNsKXwIQ83n93MDmrhrSmGntdnHvodwTmYTU-HbAJ6sKb-GWDT6nt9sCDj7uWq6MIgUnuMuzJkOmCoty_6CU2xTLMJcUZt8vKiDKmrLhLK4oozEfbDukBvauHnolnlKg551WHh3kqewmEKC6PpcrZtT-ieoZ8-U8G9ExUQVgCyThGQoQ&amp;u=aHR0cHMlM2ElMmYlMmZ3d3cuYXVuaW9udGVjaC5jb20lMmZ0aHJlZS1sZXZlbC03Ni5odG1sJTNmbXNjbGtpZCUzZGZjZmEwMGYwODUxNjE1NzQ3MmRlNjk0NWJkODNiMjNh&amp;rlid=fcfa00f08516157472de6945bd83b23a" \t "https://cn.bing.com/_blank" </w:instrText>
        </w:r>
        <w:r>
          <w:rPr>
            <w:rFonts w:ascii="宋体" w:eastAsia="宋体" w:hAnsi="宋体" w:cs="Arial" w:hint="eastAsia"/>
            <w:sz w:val="24"/>
          </w:rPr>
        </w:r>
        <w:r>
          <w:rPr>
            <w:rFonts w:ascii="宋体" w:eastAsia="宋体" w:hAnsi="宋体" w:cs="Arial" w:hint="eastAsia"/>
            <w:sz w:val="24"/>
          </w:rPr>
          <w:fldChar w:fldCharType="separate"/>
        </w:r>
        <w:r>
          <w:rPr>
            <w:rFonts w:ascii="宋体" w:eastAsia="宋体" w:hAnsi="宋体" w:cs="Arial" w:hint="eastAsia"/>
            <w:sz w:val="24"/>
          </w:rPr>
          <w:t>3200*3200</w:t>
        </w:r>
        <w:r>
          <w:rPr>
            <w:rFonts w:ascii="宋体" w:eastAsia="宋体" w:hAnsi="宋体" w:cs="Arial" w:hint="eastAsia"/>
            <w:sz w:val="24"/>
          </w:rPr>
          <w:fldChar w:fldCharType="end"/>
        </w:r>
        <w:r>
          <w:rPr>
            <w:rFonts w:ascii="宋体" w:eastAsia="宋体" w:hAnsi="宋体" w:cs="Arial" w:hint="eastAsia"/>
            <w:sz w:val="24"/>
          </w:rPr>
          <w:t>可控，XYZ三轴</w:t>
        </w:r>
      </w:ins>
      <w:ins w:id="69" w:author="wanggang" w:date="2026-03-14T21:43:00Z">
        <w:r>
          <w:rPr>
            <w:rFonts w:ascii="宋体" w:eastAsia="宋体" w:hAnsi="宋体" w:cs="Arial" w:hint="eastAsia"/>
            <w:sz w:val="24"/>
          </w:rPr>
          <w:t>移动的</w:t>
        </w:r>
      </w:ins>
      <w:ins w:id="70" w:author="wanggang" w:date="2026-03-14T18:31:00Z">
        <w:r>
          <w:rPr>
            <w:rFonts w:ascii="宋体" w:eastAsia="宋体" w:hAnsi="宋体" w:cs="Arial" w:hint="eastAsia"/>
            <w:sz w:val="24"/>
          </w:rPr>
          <w:t>图像捕捉。该装置为揭示微液滴气液界面温度分布特征</w:t>
        </w:r>
      </w:ins>
      <w:ins w:id="71" w:author="wanggang" w:date="2026-03-14T18:32:00Z">
        <w:r>
          <w:rPr>
            <w:rFonts w:ascii="宋体" w:eastAsia="宋体" w:hAnsi="宋体" w:cs="Arial" w:hint="eastAsia"/>
            <w:sz w:val="24"/>
          </w:rPr>
          <w:t>和温变机理研究提供重要的测试手段，为我国科研工作者的</w:t>
        </w:r>
      </w:ins>
      <w:ins w:id="72" w:author="wanggang" w:date="2026-03-14T18:33:00Z">
        <w:r>
          <w:rPr>
            <w:rFonts w:ascii="宋体" w:eastAsia="宋体" w:hAnsi="宋体" w:cs="Arial" w:hint="eastAsia"/>
            <w:sz w:val="24"/>
          </w:rPr>
          <w:t>在微液滴气液界面的研究</w:t>
        </w:r>
      </w:ins>
      <w:ins w:id="73" w:author="wanggang" w:date="2026-03-14T18:34:00Z">
        <w:r>
          <w:rPr>
            <w:rFonts w:ascii="宋体" w:eastAsia="宋体" w:hAnsi="宋体" w:cs="Arial" w:hint="eastAsia"/>
            <w:sz w:val="24"/>
          </w:rPr>
          <w:t>达到国际领先</w:t>
        </w:r>
      </w:ins>
      <w:ins w:id="74" w:author="wanggang" w:date="2026-03-14T18:33:00Z">
        <w:r>
          <w:rPr>
            <w:rFonts w:ascii="宋体" w:eastAsia="宋体" w:hAnsi="宋体" w:cs="Arial" w:hint="eastAsia"/>
            <w:sz w:val="24"/>
          </w:rPr>
          <w:t>水平</w:t>
        </w:r>
      </w:ins>
      <w:ins w:id="75" w:author="wanggang" w:date="2026-03-14T18:32:00Z">
        <w:r>
          <w:rPr>
            <w:rFonts w:ascii="宋体" w:eastAsia="宋体" w:hAnsi="宋体" w:cs="Arial" w:hint="eastAsia"/>
            <w:sz w:val="24"/>
          </w:rPr>
          <w:t>提供强有力的测试工具。</w:t>
        </w:r>
      </w:ins>
    </w:p>
    <w:p w14:paraId="0AF02D6A" w14:textId="77777777" w:rsidR="0089435B" w:rsidRDefault="0089435B">
      <w:pPr>
        <w:spacing w:before="120" w:after="120" w:line="288" w:lineRule="auto"/>
        <w:ind w:firstLineChars="200" w:firstLine="480"/>
        <w:rPr>
          <w:del w:id="76" w:author="wanggang" w:date="2026-03-14T18:34:00Z"/>
          <w:rFonts w:ascii="宋体" w:eastAsia="宋体" w:hAnsi="宋体" w:cs="Arial" w:hint="eastAsia"/>
          <w:sz w:val="24"/>
        </w:rPr>
      </w:pPr>
    </w:p>
    <w:p w14:paraId="6E3112EB" w14:textId="77777777" w:rsidR="0089435B" w:rsidRDefault="00000000">
      <w:pPr>
        <w:spacing w:before="120" w:after="120" w:line="288" w:lineRule="auto"/>
        <w:ind w:firstLineChars="200" w:firstLine="480"/>
        <w:rPr>
          <w:del w:id="77" w:author="wanggang" w:date="2026-03-14T18:34:00Z"/>
          <w:rFonts w:ascii="宋体" w:eastAsia="宋体" w:hAnsi="宋体" w:cs="Arial" w:hint="eastAsia"/>
          <w:sz w:val="24"/>
        </w:rPr>
      </w:pPr>
      <w:del w:id="78" w:author="wanggang" w:date="2026-03-14T18:34:00Z">
        <w:r>
          <w:rPr>
            <w:rFonts w:ascii="宋体" w:eastAsia="宋体" w:hAnsi="宋体" w:cs="Arial"/>
            <w:sz w:val="24"/>
          </w:rPr>
          <w:delText>在相变材料测试及相关实验研究中，液滴相变的瞬时性的特点，对实验环境的稳定性、观测的精度以及操作的便捷性提出了极高要求。但当前行业内的现有技术，始终存在难以逾越的瓶颈，这些痛点不仅制约了实验效率，更影响了科研成果的准确性与可靠性。我们在长期的科研实践中发现，传统测试装置要么只能实现单一角度拍摄，无法完成全方位观测与微观热场测量，难以深入剖析相变机理；要么零散设备交叉使用，极易破坏恒温恒湿环境，舱内气流不均导致的温度滞后与偏差，让精确控温成为奢望；更令人困扰的是，实验中调整样品或设备必须打开箱门，一旦破坏内部环境，实验的可重复性便大打折扣，而样品区缺少有效的保温与实时控温设计，进一步放大了实验结果的偏差。</w:delText>
        </w:r>
      </w:del>
    </w:p>
    <w:p w14:paraId="542377C0" w14:textId="77777777" w:rsidR="0089435B" w:rsidRDefault="00000000">
      <w:pPr>
        <w:ind w:firstLineChars="200" w:firstLine="480"/>
        <w:rPr>
          <w:del w:id="79" w:author="wanggang" w:date="2026-03-14T18:34:00Z"/>
          <w:rFonts w:ascii="宋体" w:eastAsia="宋体" w:hAnsi="宋体" w:cs="Arial" w:hint="eastAsia"/>
          <w:sz w:val="24"/>
        </w:rPr>
      </w:pPr>
      <w:del w:id="80" w:author="wanggang" w:date="2026-03-14T18:34:00Z">
        <w:r>
          <w:rPr>
            <w:rFonts w:ascii="宋体" w:eastAsia="宋体" w:hAnsi="宋体" w:cs="Arial" w:hint="eastAsia"/>
            <w:sz w:val="24"/>
          </w:rPr>
          <w:delText>当前，相变材料研究已成为能源与材料领域的热点方向。在无机水合盐相变蓄冷材料研究中，国内外学者着力开发适配空调系统的中低温相变材料，通过添加成核剂、增稠剂等改性手段改善过冷度大、相分离等问题，但现有研究多依赖宏观实验，缺乏对微观尺度相变动态过程的精准捕捉。在溴化锂等特殊水合盐的结晶特性研究中，传统宏观实验难以捕捉初始成核瞬间，且无法区分热因素与表面因素的独立影响，制约了相变机理的深入探究。</w:delText>
        </w:r>
      </w:del>
    </w:p>
    <w:p w14:paraId="6BAFB49C" w14:textId="77777777" w:rsidR="0089435B" w:rsidRDefault="00000000">
      <w:pPr>
        <w:spacing w:before="120" w:after="120" w:line="288" w:lineRule="auto"/>
        <w:rPr>
          <w:del w:id="81" w:author="wanggang" w:date="2026-03-14T18:34:00Z"/>
          <w:rFonts w:ascii="宋体" w:eastAsia="宋体" w:hAnsi="宋体" w:cs="Arial" w:hint="eastAsia"/>
          <w:sz w:val="24"/>
        </w:rPr>
      </w:pPr>
      <w:del w:id="82" w:author="wanggang" w:date="2026-03-14T18:34:00Z">
        <w:r>
          <w:rPr>
            <w:rFonts w:ascii="宋体" w:eastAsia="宋体" w:hAnsi="宋体" w:cs="Arial"/>
            <w:sz w:val="24"/>
          </w:rPr>
          <w:delText>正是这些行业痛点，成为我们研发的初心与动力。这款三维动态高低温环境一体化观测系统的诞生，不仅是对传统技术的迭代升级，更承载着多重价值：从技术层面而言，它突破了观测与调控的双重瓶颈，构建了多维度同步观测、精准环境调控的一体化解决方案，填补了相关领域的技术空白，为同类测试装置的研发提供了可借鉴的思路；从节能层面来讲，它为蓄冷材料研发、空调蓄冷技术优化搭建了优质实验平台，助力制冷系统实现节能降碳，精准契合“双碳”战略与建筑能源节能的时代需求；从应用层面来看，它适配多领域的测试需求，简化了实验流程、降低了操作门槛，让更多科研工作者能够高效开展实验，同时其稳定的性能也为工业场景的应用奠定了基础，真正实现了“科研赋能产业，技术服务社会”。</w:delText>
        </w:r>
      </w:del>
    </w:p>
    <w:p w14:paraId="4EB0AC99" w14:textId="77777777" w:rsidR="0089435B" w:rsidRDefault="00000000">
      <w:pPr>
        <w:spacing w:before="380" w:after="140" w:line="288" w:lineRule="auto"/>
        <w:outlineLvl w:val="0"/>
        <w:rPr>
          <w:rFonts w:hint="eastAsia"/>
          <w:sz w:val="30"/>
          <w:szCs w:val="30"/>
        </w:rPr>
      </w:pPr>
      <w:bookmarkStart w:id="83" w:name="heading_2"/>
      <w:r>
        <w:rPr>
          <w:rFonts w:ascii="Arial" w:eastAsia="等线" w:hAnsi="Arial" w:cs="Arial" w:hint="eastAsia"/>
          <w:b/>
          <w:sz w:val="30"/>
          <w:szCs w:val="30"/>
        </w:rPr>
        <w:t>二</w:t>
      </w:r>
      <w:r>
        <w:rPr>
          <w:rFonts w:ascii="Arial" w:eastAsia="等线" w:hAnsi="Arial" w:cs="Arial"/>
          <w:b/>
          <w:sz w:val="30"/>
          <w:szCs w:val="30"/>
        </w:rPr>
        <w:t>、</w:t>
      </w:r>
      <w:commentRangeStart w:id="84"/>
      <w:r>
        <w:rPr>
          <w:rFonts w:ascii="Arial" w:eastAsia="等线" w:hAnsi="Arial" w:cs="Arial"/>
          <w:b/>
          <w:sz w:val="30"/>
          <w:szCs w:val="30"/>
        </w:rPr>
        <w:t>作品设计方案</w:t>
      </w:r>
      <w:commentRangeEnd w:id="84"/>
      <w:r>
        <w:rPr>
          <w:rStyle w:val="a9"/>
          <w:rFonts w:ascii="Arial" w:eastAsia="等线" w:hAnsi="Arial" w:cs="Arial" w:hint="eastAsia"/>
          <w:b/>
          <w:sz w:val="30"/>
          <w:szCs w:val="30"/>
        </w:rPr>
        <w:commentReference w:id="84"/>
      </w:r>
      <w:del w:id="85" w:author="wanggang" w:date="2026-03-14T18:34:00Z">
        <w:r>
          <w:rPr>
            <w:rFonts w:ascii="Arial" w:eastAsia="等线" w:hAnsi="Arial" w:cs="Arial" w:hint="eastAsia"/>
            <w:b/>
            <w:sz w:val="30"/>
            <w:szCs w:val="30"/>
          </w:rPr>
          <w:delText>（</w:delText>
        </w:r>
        <w:r>
          <w:rPr>
            <w:rFonts w:ascii="Arial" w:eastAsia="等线" w:hAnsi="Arial" w:cs="Arial"/>
            <w:b/>
            <w:sz w:val="30"/>
            <w:szCs w:val="30"/>
          </w:rPr>
          <w:delText>以一体化为核心，以实用性为导向</w:delText>
        </w:r>
        <w:bookmarkEnd w:id="83"/>
        <w:r>
          <w:rPr>
            <w:rFonts w:ascii="Arial" w:eastAsia="等线" w:hAnsi="Arial" w:cs="Arial" w:hint="eastAsia"/>
            <w:b/>
            <w:sz w:val="30"/>
            <w:szCs w:val="30"/>
          </w:rPr>
          <w:delText>）</w:delText>
        </w:r>
      </w:del>
    </w:p>
    <w:p w14:paraId="398ECD23" w14:textId="30FAD22C" w:rsidR="004A4C85" w:rsidRPr="004A4C85" w:rsidRDefault="004A4C85" w:rsidP="004A4C85">
      <w:pPr>
        <w:spacing w:before="120" w:after="120" w:line="288" w:lineRule="auto"/>
        <w:rPr>
          <w:ins w:id="86" w:author="1 1" w:date="2026-03-14T22:34:00Z" w16du:dateUtc="2026-03-14T14:34:00Z"/>
          <w:rFonts w:ascii="宋体" w:eastAsia="宋体" w:hAnsi="宋体" w:cs="Arial" w:hint="eastAsia"/>
          <w:b/>
          <w:bCs/>
          <w:sz w:val="30"/>
          <w:szCs w:val="30"/>
          <w:rPrChange w:id="87" w:author="1 1" w:date="2026-03-14T22:34:00Z" w16du:dateUtc="2026-03-14T14:34:00Z">
            <w:rPr>
              <w:ins w:id="88" w:author="1 1" w:date="2026-03-14T22:34:00Z" w16du:dateUtc="2026-03-14T14:34:00Z"/>
              <w:rFonts w:ascii="宋体" w:eastAsia="宋体" w:hAnsi="宋体" w:cs="Arial"/>
              <w:sz w:val="24"/>
            </w:rPr>
          </w:rPrChange>
        </w:rPr>
        <w:pPrChange w:id="89" w:author="1 1" w:date="2026-03-14T22:34:00Z" w16du:dateUtc="2026-03-14T14:34:00Z">
          <w:pPr>
            <w:spacing w:before="120" w:after="120" w:line="288" w:lineRule="auto"/>
            <w:ind w:firstLineChars="200" w:firstLine="480"/>
          </w:pPr>
        </w:pPrChange>
      </w:pPr>
      <w:ins w:id="90" w:author="1 1" w:date="2026-03-14T22:34:00Z" w16du:dateUtc="2026-03-14T14:34:00Z">
        <w:r w:rsidRPr="004A4C85">
          <w:rPr>
            <w:rFonts w:ascii="宋体" w:eastAsia="宋体" w:hAnsi="宋体" w:cs="Arial" w:hint="eastAsia"/>
            <w:b/>
            <w:bCs/>
            <w:sz w:val="30"/>
            <w:szCs w:val="30"/>
            <w:rPrChange w:id="91" w:author="1 1" w:date="2026-03-14T22:34:00Z" w16du:dateUtc="2026-03-14T14:34:00Z">
              <w:rPr>
                <w:rFonts w:ascii="宋体" w:eastAsia="宋体" w:hAnsi="宋体" w:cs="Arial" w:hint="eastAsia"/>
                <w:sz w:val="24"/>
              </w:rPr>
            </w:rPrChange>
          </w:rPr>
          <w:t>2.1产品功能</w:t>
        </w:r>
      </w:ins>
    </w:p>
    <w:p w14:paraId="4330FA24" w14:textId="6DE383A3" w:rsidR="000F35E7" w:rsidRDefault="00BF2A00" w:rsidP="000F35E7">
      <w:pPr>
        <w:spacing w:line="320" w:lineRule="atLeast"/>
        <w:ind w:firstLineChars="200" w:firstLine="480"/>
        <w:rPr>
          <w:ins w:id="92" w:author="1 1" w:date="2026-03-14T22:53:00Z" w16du:dateUtc="2026-03-14T14:53:00Z"/>
          <w:rFonts w:ascii="宋体" w:hAnsi="宋体" w:cs="宋体" w:hint="eastAsia"/>
        </w:rPr>
      </w:pPr>
      <w:ins w:id="93" w:author="1 1" w:date="2026-03-14T22:35:00Z" w16du:dateUtc="2026-03-14T14:35:00Z">
        <w:r w:rsidRPr="00BF2A00">
          <w:rPr>
            <w:rFonts w:ascii="宋体" w:eastAsia="宋体" w:hAnsi="宋体" w:cs="Arial" w:hint="eastAsia"/>
            <w:sz w:val="24"/>
          </w:rPr>
          <w:t>宽温域超高分辨率三维红外成像测试装置</w:t>
        </w:r>
        <w:r>
          <w:rPr>
            <w:rFonts w:ascii="宋体" w:eastAsia="宋体" w:hAnsi="宋体" w:cs="Arial" w:hint="eastAsia"/>
            <w:sz w:val="24"/>
          </w:rPr>
          <w:t>主要是采用</w:t>
        </w:r>
      </w:ins>
      <w:ins w:id="94" w:author="1 1" w:date="2026-03-14T22:36:00Z" w16du:dateUtc="2026-03-14T14:36:00Z">
        <w:r>
          <w:rPr>
            <w:rFonts w:ascii="宋体" w:eastAsia="宋体" w:hAnsi="宋体" w:cs="Arial" w:hint="eastAsia"/>
            <w:sz w:val="24"/>
          </w:rPr>
          <w:t>集成化控制结构，针对</w:t>
        </w:r>
      </w:ins>
      <w:ins w:id="95" w:author="1 1" w:date="2026-03-14T22:37:00Z" w16du:dateUtc="2026-03-14T14:37:00Z">
        <w:r>
          <w:rPr>
            <w:rFonts w:ascii="宋体" w:eastAsia="宋体" w:hAnsi="宋体" w:cs="Arial" w:hint="eastAsia"/>
            <w:sz w:val="24"/>
          </w:rPr>
          <w:t>微液滴气液界面温度分布特征和温变机理</w:t>
        </w:r>
        <w:r>
          <w:rPr>
            <w:rFonts w:ascii="宋体" w:eastAsia="宋体" w:hAnsi="宋体" w:cs="Arial" w:hint="eastAsia"/>
            <w:sz w:val="24"/>
          </w:rPr>
          <w:t>问题，设计的一种可以通过高分辨率的红外成像</w:t>
        </w:r>
      </w:ins>
      <w:ins w:id="96" w:author="1 1" w:date="2026-03-14T22:38:00Z" w16du:dateUtc="2026-03-14T14:38:00Z">
        <w:r>
          <w:rPr>
            <w:rFonts w:ascii="宋体" w:eastAsia="宋体" w:hAnsi="宋体" w:cs="Arial" w:hint="eastAsia"/>
            <w:sz w:val="24"/>
          </w:rPr>
          <w:t>测试系统来还原两相界面的</w:t>
        </w:r>
      </w:ins>
      <w:ins w:id="97" w:author="1 1" w:date="2026-03-14T22:39:00Z" w16du:dateUtc="2026-03-14T14:39:00Z">
        <w:r>
          <w:rPr>
            <w:rFonts w:ascii="宋体" w:eastAsia="宋体" w:hAnsi="宋体" w:cs="Arial" w:hint="eastAsia"/>
            <w:sz w:val="24"/>
          </w:rPr>
          <w:t>温度场变化过程的集成化装置。</w:t>
        </w:r>
      </w:ins>
      <w:ins w:id="98" w:author="1 1" w:date="2026-03-14T22:40:00Z" w16du:dateUtc="2026-03-14T14:40:00Z">
        <w:r>
          <w:rPr>
            <w:rFonts w:ascii="宋体" w:eastAsia="宋体" w:hAnsi="宋体" w:cs="Arial" w:hint="eastAsia"/>
            <w:sz w:val="24"/>
          </w:rPr>
          <w:t>本装置可在实验舱内</w:t>
        </w:r>
      </w:ins>
      <w:ins w:id="99" w:author="1 1" w:date="2026-03-14T22:41:00Z" w16du:dateUtc="2026-03-14T14:41:00Z">
        <w:r>
          <w:rPr>
            <w:rFonts w:ascii="宋体" w:eastAsia="宋体" w:hAnsi="宋体" w:cs="Arial" w:hint="eastAsia"/>
            <w:sz w:val="24"/>
          </w:rPr>
          <w:t>实现</w:t>
        </w:r>
        <w:r>
          <w:rPr>
            <w:rFonts w:ascii="Arial" w:eastAsia="等线" w:hAnsi="Arial" w:cs="Arial" w:hint="eastAsia"/>
            <w:sz w:val="24"/>
          </w:rPr>
          <w:t>宽温度、湿度域调节</w:t>
        </w:r>
      </w:ins>
      <w:ins w:id="100" w:author="1 1" w:date="2026-03-14T22:42:00Z" w16du:dateUtc="2026-03-14T14:42:00Z">
        <w:r>
          <w:rPr>
            <w:rFonts w:ascii="Arial" w:eastAsia="等线" w:hAnsi="Arial" w:cs="Arial" w:hint="eastAsia"/>
            <w:sz w:val="24"/>
          </w:rPr>
          <w:t>，在</w:t>
        </w:r>
      </w:ins>
      <w:ins w:id="101" w:author="1 1" w:date="2026-03-14T22:54:00Z" w16du:dateUtc="2026-03-14T14:54:00Z">
        <w:r w:rsidR="000F35E7">
          <w:rPr>
            <w:rFonts w:ascii="Arial" w:eastAsia="等线" w:hAnsi="Arial" w:cs="Arial" w:hint="eastAsia"/>
            <w:sz w:val="24"/>
          </w:rPr>
          <w:t>温度</w:t>
        </w:r>
      </w:ins>
      <w:ins w:id="102" w:author="1 1" w:date="2026-03-14T22:42:00Z" w16du:dateUtc="2026-03-14T14:42:00Z">
        <w:r>
          <w:rPr>
            <w:rFonts w:ascii="宋体" w:eastAsia="宋体" w:hAnsi="宋体" w:cs="Arial" w:hint="eastAsia"/>
            <w:sz w:val="24"/>
          </w:rPr>
          <w:t>-60-150℃</w:t>
        </w:r>
      </w:ins>
      <w:ins w:id="103" w:author="1 1" w:date="2026-03-14T22:54:00Z" w16du:dateUtc="2026-03-14T14:54:00Z">
        <w:r w:rsidR="000F35E7">
          <w:rPr>
            <w:rFonts w:ascii="宋体" w:eastAsia="宋体" w:hAnsi="宋体" w:cs="Arial" w:hint="eastAsia"/>
            <w:sz w:val="24"/>
          </w:rPr>
          <w:t>、</w:t>
        </w:r>
      </w:ins>
      <w:ins w:id="104" w:author="1 1" w:date="2026-03-14T22:53:00Z" w16du:dateUtc="2026-03-14T14:53:00Z">
        <w:r w:rsidR="000F35E7">
          <w:rPr>
            <w:rFonts w:ascii="宋体" w:eastAsia="宋体" w:hAnsi="宋体" w:cs="Arial" w:hint="eastAsia"/>
            <w:sz w:val="24"/>
          </w:rPr>
          <w:t>湿度10-100%</w:t>
        </w:r>
      </w:ins>
      <w:ins w:id="105" w:author="1 1" w:date="2026-03-14T22:42:00Z" w16du:dateUtc="2026-03-14T14:42:00Z">
        <w:r>
          <w:rPr>
            <w:rFonts w:ascii="宋体" w:eastAsia="宋体" w:hAnsi="宋体" w:cs="Arial" w:hint="eastAsia"/>
            <w:sz w:val="24"/>
          </w:rPr>
          <w:t>范围内可调并稳定控制，</w:t>
        </w:r>
      </w:ins>
      <w:ins w:id="106" w:author="1 1" w:date="2026-03-14T22:44:00Z" w16du:dateUtc="2026-03-14T14:44:00Z">
        <w:r>
          <w:rPr>
            <w:rFonts w:ascii="宋体" w:eastAsia="宋体" w:hAnsi="宋体" w:cs="Arial" w:hint="eastAsia"/>
            <w:sz w:val="24"/>
          </w:rPr>
          <w:t>为</w:t>
        </w:r>
        <w:r w:rsidR="000F35E7">
          <w:rPr>
            <w:rFonts w:ascii="宋体" w:eastAsia="宋体" w:hAnsi="宋体" w:cs="Arial" w:hint="eastAsia"/>
            <w:sz w:val="24"/>
          </w:rPr>
          <w:t>界面</w:t>
        </w:r>
      </w:ins>
      <w:ins w:id="107" w:author="1 1" w:date="2026-03-14T22:45:00Z" w16du:dateUtc="2026-03-14T14:45:00Z">
        <w:r w:rsidR="000F35E7">
          <w:rPr>
            <w:rFonts w:ascii="宋体" w:eastAsia="宋体" w:hAnsi="宋体" w:cs="Arial" w:hint="eastAsia"/>
            <w:sz w:val="24"/>
          </w:rPr>
          <w:t>出现和结晶提供条件。该装置可利用成像测试模块</w:t>
        </w:r>
      </w:ins>
      <w:ins w:id="108" w:author="1 1" w:date="2026-03-14T22:46:00Z" w16du:dateUtc="2026-03-14T14:46:00Z">
        <w:r w:rsidR="000F35E7">
          <w:rPr>
            <w:rFonts w:ascii="宋体" w:eastAsia="宋体" w:hAnsi="宋体" w:cs="Arial" w:hint="eastAsia"/>
            <w:sz w:val="24"/>
          </w:rPr>
          <w:t>还原样品在测试全过程中的温度场</w:t>
        </w:r>
      </w:ins>
      <w:ins w:id="109" w:author="1 1" w:date="2026-03-14T22:47:00Z" w16du:dateUtc="2026-03-14T14:47:00Z">
        <w:r w:rsidR="000F35E7">
          <w:rPr>
            <w:rFonts w:ascii="宋体" w:eastAsia="宋体" w:hAnsi="宋体" w:cs="Arial" w:hint="eastAsia"/>
            <w:sz w:val="24"/>
          </w:rPr>
          <w:t>分布</w:t>
        </w:r>
      </w:ins>
      <w:ins w:id="110" w:author="1 1" w:date="2026-03-14T23:04:00Z" w16du:dateUtc="2026-03-14T15:04:00Z">
        <w:r w:rsidR="00E664DA">
          <w:rPr>
            <w:rFonts w:ascii="宋体" w:eastAsia="宋体" w:hAnsi="宋体" w:cs="Arial" w:hint="eastAsia"/>
            <w:sz w:val="24"/>
          </w:rPr>
          <w:t>高分辨率</w:t>
        </w:r>
      </w:ins>
      <w:ins w:id="111" w:author="1 1" w:date="2026-03-14T22:47:00Z" w16du:dateUtc="2026-03-14T14:47:00Z">
        <w:r w:rsidR="000F35E7">
          <w:rPr>
            <w:rFonts w:ascii="宋体" w:eastAsia="宋体" w:hAnsi="宋体" w:cs="Arial" w:hint="eastAsia"/>
            <w:sz w:val="24"/>
          </w:rPr>
          <w:t>成像，</w:t>
        </w:r>
      </w:ins>
      <w:ins w:id="112" w:author="1 1" w:date="2026-03-14T22:51:00Z" w16du:dateUtc="2026-03-14T14:51:00Z">
        <w:r w:rsidR="000F35E7">
          <w:rPr>
            <w:rFonts w:ascii="宋体" w:eastAsia="宋体" w:hAnsi="宋体" w:cs="Arial" w:hint="eastAsia"/>
            <w:sz w:val="24"/>
          </w:rPr>
          <w:t>以通过其</w:t>
        </w:r>
      </w:ins>
      <w:ins w:id="113" w:author="1 1" w:date="2026-03-14T22:52:00Z" w16du:dateUtc="2026-03-14T14:52:00Z">
        <w:r w:rsidR="000F35E7">
          <w:rPr>
            <w:rFonts w:ascii="宋体" w:eastAsia="宋体" w:hAnsi="宋体" w:cs="Arial" w:hint="eastAsia"/>
            <w:sz w:val="24"/>
          </w:rPr>
          <w:t>研究</w:t>
        </w:r>
      </w:ins>
      <w:ins w:id="114" w:author="1 1" w:date="2026-03-14T22:51:00Z" w16du:dateUtc="2026-03-14T14:51:00Z">
        <w:r w:rsidR="000F35E7" w:rsidRPr="000F35E7">
          <w:rPr>
            <w:rFonts w:ascii="宋体" w:eastAsia="宋体" w:hAnsi="宋体" w:cs="Arial" w:hint="eastAsia"/>
            <w:sz w:val="24"/>
            <w:rPrChange w:id="115" w:author="1 1" w:date="2026-03-14T22:52:00Z" w16du:dateUtc="2026-03-14T14:52:00Z">
              <w:rPr>
                <w:rFonts w:ascii="宋体" w:hAnsi="宋体" w:cs="宋体" w:hint="eastAsia"/>
              </w:rPr>
            </w:rPrChange>
          </w:rPr>
          <w:t>液滴浓度、过冷度及表面润湿性对液滴成核诱导期、晶体生长形态演变及传热特性的耦合影响规律</w:t>
        </w:r>
      </w:ins>
      <w:ins w:id="116" w:author="1 1" w:date="2026-03-14T22:52:00Z" w16du:dateUtc="2026-03-14T14:52:00Z">
        <w:r w:rsidR="000F35E7">
          <w:rPr>
            <w:rFonts w:ascii="宋体" w:eastAsia="宋体" w:hAnsi="宋体" w:cs="Arial" w:hint="eastAsia"/>
            <w:sz w:val="24"/>
          </w:rPr>
          <w:t>，</w:t>
        </w:r>
      </w:ins>
      <w:ins w:id="117" w:author="1 1" w:date="2026-03-14T22:53:00Z" w16du:dateUtc="2026-03-14T14:53:00Z">
        <w:r w:rsidR="000F35E7" w:rsidRPr="000F35E7">
          <w:rPr>
            <w:rFonts w:ascii="宋体" w:eastAsia="宋体" w:hAnsi="宋体" w:cs="Arial" w:hint="eastAsia"/>
            <w:sz w:val="24"/>
            <w:rPrChange w:id="118" w:author="1 1" w:date="2026-03-14T22:53:00Z" w16du:dateUtc="2026-03-14T14:53:00Z">
              <w:rPr>
                <w:rFonts w:ascii="宋体" w:hAnsi="宋体" w:cs="宋体" w:hint="eastAsia"/>
              </w:rPr>
            </w:rPrChange>
          </w:rPr>
          <w:t>为新型水合盐基相变蓄冷系统的研发提供理论支撑。</w:t>
        </w:r>
      </w:ins>
    </w:p>
    <w:p w14:paraId="183478FB" w14:textId="7E897761" w:rsidR="004A4C85" w:rsidRPr="000F35E7" w:rsidRDefault="000F35E7" w:rsidP="000F35E7">
      <w:pPr>
        <w:spacing w:before="120" w:after="120" w:line="288" w:lineRule="auto"/>
        <w:rPr>
          <w:ins w:id="119" w:author="1 1" w:date="2026-03-14T22:33:00Z" w16du:dateUtc="2026-03-14T14:33:00Z"/>
          <w:rFonts w:ascii="宋体" w:eastAsia="宋体" w:hAnsi="宋体" w:cs="Arial" w:hint="eastAsia"/>
          <w:b/>
          <w:bCs/>
          <w:sz w:val="30"/>
          <w:szCs w:val="30"/>
          <w:rPrChange w:id="120" w:author="1 1" w:date="2026-03-14T22:54:00Z" w16du:dateUtc="2026-03-14T14:54:00Z">
            <w:rPr>
              <w:ins w:id="121" w:author="1 1" w:date="2026-03-14T22:33:00Z" w16du:dateUtc="2026-03-14T14:33:00Z"/>
              <w:rFonts w:ascii="宋体" w:eastAsia="宋体" w:hAnsi="宋体" w:cs="Arial" w:hint="eastAsia"/>
              <w:sz w:val="24"/>
            </w:rPr>
          </w:rPrChange>
        </w:rPr>
        <w:pPrChange w:id="122" w:author="1 1" w:date="2026-03-14T22:54:00Z" w16du:dateUtc="2026-03-14T14:54:00Z">
          <w:pPr>
            <w:spacing w:before="120" w:after="120" w:line="288" w:lineRule="auto"/>
            <w:ind w:firstLineChars="200" w:firstLine="480"/>
          </w:pPr>
        </w:pPrChange>
      </w:pPr>
      <w:ins w:id="123" w:author="1 1" w:date="2026-03-14T22:54:00Z" w16du:dateUtc="2026-03-14T14:54:00Z">
        <w:r w:rsidRPr="000F35E7">
          <w:rPr>
            <w:rFonts w:ascii="宋体" w:eastAsia="宋体" w:hAnsi="宋体" w:cs="Arial" w:hint="eastAsia"/>
            <w:b/>
            <w:bCs/>
            <w:sz w:val="30"/>
            <w:szCs w:val="30"/>
            <w:rPrChange w:id="124" w:author="1 1" w:date="2026-03-14T22:54:00Z" w16du:dateUtc="2026-03-14T14:54:00Z">
              <w:rPr>
                <w:rFonts w:ascii="宋体" w:eastAsia="宋体" w:hAnsi="宋体" w:cs="Arial" w:hint="eastAsia"/>
                <w:sz w:val="24"/>
              </w:rPr>
            </w:rPrChange>
          </w:rPr>
          <w:t>2.2产品结构</w:t>
        </w:r>
      </w:ins>
    </w:p>
    <w:p w14:paraId="190C5142" w14:textId="77777777" w:rsidR="00E664DA" w:rsidRDefault="00000000">
      <w:pPr>
        <w:spacing w:before="120" w:after="120" w:line="288" w:lineRule="auto"/>
        <w:ind w:firstLineChars="200" w:firstLine="480"/>
        <w:rPr>
          <w:ins w:id="125" w:author="1 1" w:date="2026-03-14T23:01:00Z" w16du:dateUtc="2026-03-14T15:01:00Z"/>
          <w:rFonts w:ascii="宋体" w:eastAsia="宋体" w:hAnsi="宋体" w:cs="Arial"/>
          <w:sz w:val="24"/>
        </w:rPr>
      </w:pPr>
      <w:del w:id="126" w:author="1 1" w:date="2026-03-14T22:29:00Z" w16du:dateUtc="2026-03-14T14:29:00Z">
        <w:r w:rsidDel="004A4C85">
          <w:rPr>
            <w:rFonts w:ascii="宋体" w:eastAsia="宋体" w:hAnsi="宋体" w:cs="Arial"/>
            <w:sz w:val="24"/>
          </w:rPr>
          <w:delText>我们始终坚持“一体化设计、精细化调控、便捷化操作”的理念，</w:delText>
        </w:r>
      </w:del>
      <w:ins w:id="127" w:author="1 1" w:date="2026-03-14T22:55:00Z" w16du:dateUtc="2026-03-14T14:55:00Z">
        <w:r w:rsidR="00E664DA">
          <w:rPr>
            <w:rFonts w:ascii="宋体" w:eastAsia="宋体" w:hAnsi="宋体" w:cs="Arial" w:hint="eastAsia"/>
            <w:sz w:val="24"/>
          </w:rPr>
          <w:t>该装置由</w:t>
        </w:r>
      </w:ins>
      <w:del w:id="128" w:author="1 1" w:date="2026-03-14T22:55:00Z" w16du:dateUtc="2026-03-14T14:55:00Z">
        <w:r w:rsidDel="00E664DA">
          <w:rPr>
            <w:rFonts w:ascii="宋体" w:eastAsia="宋体" w:hAnsi="宋体" w:cs="Arial"/>
            <w:sz w:val="24"/>
          </w:rPr>
          <w:delText>将</w:delText>
        </w:r>
      </w:del>
      <w:r>
        <w:rPr>
          <w:rFonts w:ascii="宋体" w:eastAsia="宋体" w:hAnsi="宋体" w:cs="Arial"/>
          <w:sz w:val="24"/>
        </w:rPr>
        <w:t>成像观测模块、舱体环境控制模块、实验台处理模块及辅助测试部件</w:t>
      </w:r>
      <w:ins w:id="129" w:author="1 1" w:date="2026-03-14T22:55:00Z" w16du:dateUtc="2026-03-14T14:55:00Z">
        <w:r w:rsidR="00E664DA">
          <w:rPr>
            <w:rFonts w:ascii="宋体" w:eastAsia="宋体" w:hAnsi="宋体" w:cs="Arial" w:hint="eastAsia"/>
            <w:sz w:val="24"/>
          </w:rPr>
          <w:t>组成</w:t>
        </w:r>
      </w:ins>
      <w:del w:id="130" w:author="1 1" w:date="2026-03-14T22:55:00Z" w16du:dateUtc="2026-03-14T14:55:00Z">
        <w:r w:rsidDel="00E664DA">
          <w:rPr>
            <w:rFonts w:ascii="宋体" w:eastAsia="宋体" w:hAnsi="宋体" w:cs="Arial"/>
            <w:sz w:val="24"/>
          </w:rPr>
          <w:delText>有机整合</w:delText>
        </w:r>
      </w:del>
      <w:r>
        <w:rPr>
          <w:rFonts w:ascii="宋体" w:eastAsia="宋体" w:hAnsi="宋体" w:cs="Arial"/>
          <w:sz w:val="24"/>
        </w:rPr>
        <w:t>，</w:t>
      </w:r>
      <w:del w:id="131" w:author="1 1" w:date="2026-03-14T22:56:00Z" w16du:dateUtc="2026-03-14T14:56:00Z">
        <w:r w:rsidDel="00E664DA">
          <w:rPr>
            <w:rFonts w:ascii="宋体" w:eastAsia="宋体" w:hAnsi="宋体" w:cs="Arial"/>
            <w:sz w:val="24"/>
          </w:rPr>
          <w:delText>打</w:delText>
        </w:r>
      </w:del>
      <w:ins w:id="132" w:author="1 1" w:date="2026-03-14T22:56:00Z" w16du:dateUtc="2026-03-14T14:56:00Z">
        <w:r w:rsidR="00E664DA">
          <w:rPr>
            <w:rFonts w:ascii="宋体" w:eastAsia="宋体" w:hAnsi="宋体" w:cs="Arial" w:hint="eastAsia"/>
            <w:sz w:val="24"/>
          </w:rPr>
          <w:t>四个模块一体化设计</w:t>
        </w:r>
      </w:ins>
      <w:ins w:id="133" w:author="1 1" w:date="2026-03-14T22:59:00Z" w16du:dateUtc="2026-03-14T14:59:00Z">
        <w:r w:rsidR="00E664DA">
          <w:rPr>
            <w:rFonts w:ascii="宋体" w:eastAsia="宋体" w:hAnsi="宋体" w:cs="Arial" w:hint="eastAsia"/>
            <w:sz w:val="24"/>
          </w:rPr>
          <w:t>，外观呈现箱体形式</w:t>
        </w:r>
      </w:ins>
      <w:ins w:id="134" w:author="1 1" w:date="2026-03-14T23:00:00Z" w16du:dateUtc="2026-03-14T15:00:00Z">
        <w:r w:rsidR="00E664DA">
          <w:rPr>
            <w:rFonts w:ascii="宋体" w:eastAsia="宋体" w:hAnsi="宋体" w:cs="Arial" w:hint="eastAsia"/>
            <w:sz w:val="24"/>
          </w:rPr>
          <w:t>，下方为舱体环境控制模块，上方为测试区域。</w:t>
        </w:r>
      </w:ins>
      <w:del w:id="135" w:author="1 1" w:date="2026-03-14T22:56:00Z" w16du:dateUtc="2026-03-14T14:56:00Z">
        <w:r w:rsidDel="00E664DA">
          <w:rPr>
            <w:rFonts w:ascii="宋体" w:eastAsia="宋体" w:hAnsi="宋体" w:cs="Arial"/>
            <w:sz w:val="24"/>
          </w:rPr>
          <w:delText>破模块间的壁垒，让整个装置既具备强大的功能，又保持科学合理的布局，兼顾专业性与实用性。不同于传统装置的零散组合，这款作品的整体结构经过反复优化，箱体采用上下分区设计，下方集中放置舱体环境控制模块和实验台处理模块，分别承担着实验舱内部环境参数调控、实验台面温度控制与参数接收的核心职责；上方则为实验测试舱体，内部集成成像观测模块，可实现对实验台及被观测物体的三轴采集，完成全方位成像。</w:delText>
        </w:r>
      </w:del>
      <w:ins w:id="136" w:author="1 1" w:date="2026-03-14T22:29:00Z" w16du:dateUtc="2026-03-14T14:29:00Z">
        <w:r w:rsidR="004A4C85" w:rsidRPr="004A4C85">
          <w:rPr>
            <w:rFonts w:ascii="宋体" w:eastAsia="宋体" w:hAnsi="宋体" w:cs="Arial"/>
            <w:sz w:val="24"/>
          </w:rPr>
          <w:drawing>
            <wp:inline distT="0" distB="0" distL="0" distR="0" wp14:anchorId="1FB386E6" wp14:editId="01705D6C">
              <wp:extent cx="6111240" cy="4770120"/>
              <wp:effectExtent l="0" t="0" r="3810" b="0"/>
              <wp:docPr id="789875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5195" name=""/>
                      <pic:cNvPicPr/>
                    </pic:nvPicPr>
                    <pic:blipFill>
                      <a:blip r:embed="rId11"/>
                      <a:stretch>
                        <a:fillRect/>
                      </a:stretch>
                    </pic:blipFill>
                    <pic:spPr>
                      <a:xfrm>
                        <a:off x="0" y="0"/>
                        <a:ext cx="6118955" cy="4776142"/>
                      </a:xfrm>
                      <a:prstGeom prst="rect">
                        <a:avLst/>
                      </a:prstGeom>
                    </pic:spPr>
                  </pic:pic>
                </a:graphicData>
              </a:graphic>
            </wp:inline>
          </w:drawing>
        </w:r>
      </w:ins>
    </w:p>
    <w:p w14:paraId="6ADA4105" w14:textId="1C4EF5CC" w:rsidR="0089435B" w:rsidRDefault="00000000">
      <w:pPr>
        <w:spacing w:before="120" w:after="120" w:line="288" w:lineRule="auto"/>
        <w:ind w:firstLineChars="200" w:firstLine="440"/>
        <w:rPr>
          <w:rFonts w:ascii="Arial" w:eastAsia="等线" w:hAnsi="Arial" w:cs="Arial"/>
        </w:rPr>
      </w:pPr>
      <w:del w:id="137" w:author="1 1" w:date="2026-03-14T23:01:00Z" w16du:dateUtc="2026-03-14T15:01:00Z">
        <w:r w:rsidDel="00E664DA">
          <w:rPr>
            <w:rFonts w:ascii="Arial" w:eastAsia="等线" w:hAnsi="Arial" w:cs="Arial"/>
            <w:noProof/>
          </w:rPr>
          <w:drawing>
            <wp:inline distT="0" distB="0" distL="0" distR="0" wp14:anchorId="6EA1ED90" wp14:editId="1C385F17">
              <wp:extent cx="5273675" cy="4480560"/>
              <wp:effectExtent l="0" t="0" r="0" b="0"/>
              <wp:docPr id="1156602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2538" name="图片 1"/>
                      <pic:cNvPicPr>
                        <a:picLocks noChangeAspect="1"/>
                      </pic:cNvPicPr>
                    </pic:nvPicPr>
                    <pic:blipFill>
                      <a:blip r:embed="rId12"/>
                      <a:stretch>
                        <a:fillRect/>
                      </a:stretch>
                    </pic:blipFill>
                    <pic:spPr>
                      <a:xfrm>
                        <a:off x="0" y="0"/>
                        <a:ext cx="5273675" cy="4480560"/>
                      </a:xfrm>
                      <a:prstGeom prst="rect">
                        <a:avLst/>
                      </a:prstGeom>
                    </pic:spPr>
                  </pic:pic>
                </a:graphicData>
              </a:graphic>
            </wp:inline>
          </w:drawing>
        </w:r>
      </w:del>
    </w:p>
    <w:p w14:paraId="7DEECAF6" w14:textId="5C6EA100" w:rsidR="0089435B" w:rsidRDefault="00000000" w:rsidP="003C2555">
      <w:pPr>
        <w:spacing w:before="120" w:after="120" w:line="288" w:lineRule="auto"/>
        <w:rPr>
          <w:rFonts w:hint="eastAsia"/>
          <w:b/>
          <w:bCs/>
          <w:sz w:val="24"/>
        </w:rPr>
        <w:pPrChange w:id="138" w:author="1 1" w:date="2026-03-14T23:23:00Z" w16du:dateUtc="2026-03-14T15:23:00Z">
          <w:pPr>
            <w:spacing w:before="120" w:after="120" w:line="288" w:lineRule="auto"/>
            <w:jc w:val="center"/>
          </w:pPr>
        </w:pPrChange>
      </w:pPr>
      <w:del w:id="139" w:author="1 1" w:date="2026-03-14T23:01:00Z" w16du:dateUtc="2026-03-14T15:01:00Z">
        <w:r w:rsidDel="00E664DA">
          <w:rPr>
            <w:rFonts w:ascii="Arial" w:eastAsia="等线" w:hAnsi="Arial" w:cs="Arial" w:hint="eastAsia"/>
            <w:b/>
            <w:bCs/>
            <w:sz w:val="24"/>
          </w:rPr>
          <w:delText>观测系统</w:delText>
        </w:r>
      </w:del>
      <w:del w:id="140" w:author="1 1" w:date="2026-03-14T23:23:00Z" w16du:dateUtc="2026-03-14T15:23:00Z">
        <w:r w:rsidDel="003C2555">
          <w:rPr>
            <w:rFonts w:ascii="Arial" w:eastAsia="等线" w:hAnsi="Arial" w:cs="Arial" w:hint="eastAsia"/>
            <w:b/>
            <w:bCs/>
            <w:sz w:val="24"/>
          </w:rPr>
          <w:delText>图</w:delText>
        </w:r>
      </w:del>
    </w:p>
    <w:p w14:paraId="51FD5C0B" w14:textId="64BA907D" w:rsidR="0089435B" w:rsidRDefault="00000000" w:rsidP="00E664DA">
      <w:pPr>
        <w:spacing w:before="120" w:after="120" w:line="288" w:lineRule="auto"/>
        <w:ind w:firstLineChars="400" w:firstLine="960"/>
        <w:rPr>
          <w:rFonts w:ascii="宋体" w:eastAsia="宋体" w:hAnsi="宋体" w:cs="Arial" w:hint="eastAsia"/>
          <w:sz w:val="24"/>
        </w:rPr>
        <w:pPrChange w:id="141" w:author="1 1" w:date="2026-03-14T23:03:00Z" w16du:dateUtc="2026-03-14T15:03:00Z">
          <w:pPr>
            <w:spacing w:before="120" w:after="120" w:line="288" w:lineRule="auto"/>
            <w:ind w:firstLineChars="200" w:firstLine="480"/>
          </w:pPr>
        </w:pPrChange>
      </w:pPr>
      <w:del w:id="142" w:author="1 1" w:date="2026-03-14T23:02:00Z" w16du:dateUtc="2026-03-14T15:02:00Z">
        <w:r w:rsidDel="00E664DA">
          <w:rPr>
            <w:rFonts w:ascii="宋体" w:eastAsia="宋体" w:hAnsi="宋体" w:cs="Arial"/>
            <w:sz w:val="24"/>
          </w:rPr>
          <w:lastRenderedPageBreak/>
          <w:delText>核心模块的设计，成像观测模块作为整个装置的“眼睛”，我们没有局限于单一角度的观测，而是采用上方与侧方双重观测的组合模式——上方的微观红外成像仪安装在XYZ多轴模组</w:delText>
        </w:r>
        <w:r w:rsidDel="00E664DA">
          <w:rPr>
            <w:rFonts w:ascii="宋体" w:eastAsia="宋体" w:hAnsi="宋体" w:cs="Arial" w:hint="eastAsia"/>
            <w:sz w:val="24"/>
          </w:rPr>
          <w:delText>上进行调控</w:delText>
        </w:r>
        <w:r w:rsidDel="00E664DA">
          <w:rPr>
            <w:rFonts w:ascii="宋体" w:eastAsia="宋体" w:hAnsi="宋体" w:cs="Arial"/>
            <w:sz w:val="24"/>
          </w:rPr>
          <w:delText>，通过多轴协同运动实现x、y、z轴的灵活移动，可精准定位至被测物体正上方，</w:delText>
        </w:r>
        <w:r w:rsidDel="00E664DA">
          <w:rPr>
            <w:rFonts w:ascii="宋体" w:eastAsia="宋体" w:hAnsi="宋体" w:cs="Arial" w:hint="eastAsia"/>
            <w:sz w:val="24"/>
          </w:rPr>
          <w:delText>精度可达0.02mm精准捕捉实验过程</w:delText>
        </w:r>
        <w:r w:rsidDel="00E664DA">
          <w:rPr>
            <w:rFonts w:ascii="宋体" w:eastAsia="宋体" w:hAnsi="宋体" w:cs="Arial"/>
            <w:sz w:val="24"/>
          </w:rPr>
          <w:delText>完成俯视成像；侧方的两台微观红外成像仪水平摄向被测物体，且成像角度相互垂直，实现侧向两轴实时成像，支架下方的缓冲底座则有效减小了环境震动对观测精度的影响。这种组合设计不仅能实现实时三视图成像，清晰记录相变全过程，还能完成微观热场测量，更可灵活替换观测装置，比如替换为高速摄像机</w:delText>
        </w:r>
        <w:r w:rsidDel="00E664DA">
          <w:rPr>
            <w:rFonts w:ascii="宋体" w:eastAsia="宋体" w:hAnsi="宋体" w:cs="Arial" w:hint="eastAsia"/>
            <w:sz w:val="24"/>
          </w:rPr>
          <w:delText>甚至超声波探测仪</w:delText>
        </w:r>
        <w:r w:rsidDel="00E664DA">
          <w:rPr>
            <w:rFonts w:ascii="宋体" w:eastAsia="宋体" w:hAnsi="宋体" w:cs="Arial"/>
            <w:sz w:val="24"/>
          </w:rPr>
          <w:delText>，适配不同实验场景的需求，让观测不再受限于单一模式。</w:delText>
        </w:r>
      </w:del>
      <w:ins w:id="143" w:author="1 1" w:date="2026-03-14T23:02:00Z" w16du:dateUtc="2026-03-14T15:02:00Z">
        <w:r w:rsidR="00E664DA">
          <w:rPr>
            <w:rFonts w:ascii="宋体" w:eastAsia="宋体" w:hAnsi="宋体" w:cs="Arial" w:hint="eastAsia"/>
            <w:sz w:val="24"/>
          </w:rPr>
          <w:t>成像观测模块</w:t>
        </w:r>
      </w:ins>
      <w:ins w:id="144" w:author="1 1" w:date="2026-03-14T23:03:00Z" w16du:dateUtc="2026-03-14T15:03:00Z">
        <w:r w:rsidR="00E664DA">
          <w:rPr>
            <w:rFonts w:ascii="宋体" w:eastAsia="宋体" w:hAnsi="宋体" w:cs="Arial" w:hint="eastAsia"/>
            <w:sz w:val="24"/>
          </w:rPr>
          <w:t>由精准位移模组和高分辨红外成像仪两部分组成，</w:t>
        </w:r>
      </w:ins>
      <w:ins w:id="145" w:author="1 1" w:date="2026-03-14T23:04:00Z" w16du:dateUtc="2026-03-14T15:04:00Z">
        <w:r w:rsidR="00E664DA">
          <w:rPr>
            <w:rFonts w:ascii="宋体" w:eastAsia="宋体" w:hAnsi="宋体" w:cs="Arial" w:hint="eastAsia"/>
            <w:sz w:val="24"/>
          </w:rPr>
          <w:t>高分辨率红外成像仪</w:t>
        </w:r>
      </w:ins>
      <w:ins w:id="146" w:author="1 1" w:date="2026-03-14T23:05:00Z" w16du:dateUtc="2026-03-14T15:05:00Z">
        <w:r w:rsidR="00FA2E5F">
          <w:rPr>
            <w:rFonts w:ascii="宋体" w:eastAsia="宋体" w:hAnsi="宋体" w:cs="Arial" w:hint="eastAsia"/>
            <w:sz w:val="24"/>
          </w:rPr>
          <w:t>分辨率1024*1024-</w:t>
        </w:r>
        <w:r w:rsidR="00FA2E5F">
          <w:rPr>
            <w:rFonts w:ascii="宋体" w:eastAsia="宋体" w:hAnsi="宋体" w:cs="Arial" w:hint="eastAsia"/>
            <w:sz w:val="24"/>
          </w:rPr>
          <w:fldChar w:fldCharType="begin"/>
        </w:r>
        <w:r w:rsidR="00FA2E5F">
          <w:rPr>
            <w:rFonts w:ascii="宋体" w:eastAsia="宋体" w:hAnsi="宋体" w:cs="Arial" w:hint="eastAsia"/>
            <w:sz w:val="24"/>
          </w:rPr>
          <w:instrText xml:space="preserve"> HYPERLINK "https://www.bing.com/aclick?ld=e86WPI6Cl3IPC3tMmBmKYmBzVUCUypiFixScL8swT7x3KdNsKXwIQ83n93MDmrhrSmGntdnHvodwTmYTU-HbAJ6sKb-GWDT6nt9sCDj7uWq6MIgUnuMuzJkOmCoty_6CU2xTLMJcUZt8vKiDKmrLhLK4oozEfbDukBvauHnolnlKg551WHh3kqewmEKC6PpcrZtT-ieoZ8-U8G9ExUQVgCyThGQoQ&amp;u=aHR0cHMlM2ElMmYlMmZ3d3cuYXVuaW9udGVjaC5jb20lMmZ0aHJlZS1sZXZlbC03Ni5odG1sJTNmbXNjbGtpZCUzZGZjZmEwMGYwODUxNjE1NzQ3MmRlNjk0NWJkODNiMjNh&amp;rlid=fcfa00f08516157472de6945bd83b23a" \t "https://cn.bing.com/_blank" </w:instrText>
        </w:r>
        <w:r w:rsidR="00FA2E5F">
          <w:rPr>
            <w:rFonts w:ascii="宋体" w:eastAsia="宋体" w:hAnsi="宋体" w:cs="Arial" w:hint="eastAsia"/>
            <w:sz w:val="24"/>
          </w:rPr>
        </w:r>
        <w:r w:rsidR="00FA2E5F">
          <w:rPr>
            <w:rFonts w:ascii="宋体" w:eastAsia="宋体" w:hAnsi="宋体" w:cs="Arial" w:hint="eastAsia"/>
            <w:sz w:val="24"/>
          </w:rPr>
          <w:fldChar w:fldCharType="separate"/>
        </w:r>
        <w:r w:rsidR="00FA2E5F">
          <w:rPr>
            <w:rFonts w:ascii="宋体" w:eastAsia="宋体" w:hAnsi="宋体" w:cs="Arial" w:hint="eastAsia"/>
            <w:sz w:val="24"/>
          </w:rPr>
          <w:t>3200*3200</w:t>
        </w:r>
        <w:r w:rsidR="00FA2E5F">
          <w:rPr>
            <w:rFonts w:ascii="宋体" w:eastAsia="宋体" w:hAnsi="宋体" w:cs="Arial" w:hint="eastAsia"/>
            <w:sz w:val="24"/>
          </w:rPr>
          <w:fldChar w:fldCharType="end"/>
        </w:r>
        <w:r w:rsidR="00FA2E5F">
          <w:rPr>
            <w:rFonts w:ascii="宋体" w:eastAsia="宋体" w:hAnsi="宋体" w:cs="Arial" w:hint="eastAsia"/>
            <w:sz w:val="24"/>
          </w:rPr>
          <w:t>可控</w:t>
        </w:r>
        <w:r w:rsidR="00FA2E5F">
          <w:rPr>
            <w:rFonts w:ascii="宋体" w:eastAsia="宋体" w:hAnsi="宋体" w:cs="Arial" w:hint="eastAsia"/>
            <w:sz w:val="24"/>
          </w:rPr>
          <w:t>，安装在精准位移模组上可进行动态捕捉，有两个xy位移模组和</w:t>
        </w:r>
      </w:ins>
      <w:ins w:id="147" w:author="1 1" w:date="2026-03-14T23:06:00Z" w16du:dateUtc="2026-03-14T15:06:00Z">
        <w:r w:rsidR="00FA2E5F">
          <w:rPr>
            <w:rFonts w:ascii="宋体" w:eastAsia="宋体" w:hAnsi="宋体" w:cs="Arial" w:hint="eastAsia"/>
            <w:sz w:val="24"/>
          </w:rPr>
          <w:t>一个xyz三轴位移模组组成可随时对</w:t>
        </w:r>
      </w:ins>
      <w:ins w:id="148" w:author="1 1" w:date="2026-03-14T23:07:00Z" w16du:dateUtc="2026-03-14T15:07:00Z">
        <w:r w:rsidR="00FA2E5F">
          <w:rPr>
            <w:rFonts w:ascii="宋体" w:eastAsia="宋体" w:hAnsi="宋体" w:cs="Arial" w:hint="eastAsia"/>
            <w:sz w:val="24"/>
          </w:rPr>
          <w:t>样品进行</w:t>
        </w:r>
      </w:ins>
      <w:ins w:id="149" w:author="1 1" w:date="2026-03-14T23:06:00Z" w16du:dateUtc="2026-03-14T15:06:00Z">
        <w:r w:rsidR="00FA2E5F">
          <w:rPr>
            <w:rFonts w:ascii="宋体" w:eastAsia="宋体" w:hAnsi="宋体" w:cs="Arial" w:hint="eastAsia"/>
            <w:sz w:val="24"/>
          </w:rPr>
          <w:t>精准</w:t>
        </w:r>
      </w:ins>
      <w:ins w:id="150" w:author="1 1" w:date="2026-03-14T23:07:00Z" w16du:dateUtc="2026-03-14T15:07:00Z">
        <w:r w:rsidR="00FA2E5F">
          <w:rPr>
            <w:rFonts w:ascii="宋体" w:eastAsia="宋体" w:hAnsi="宋体" w:cs="Arial" w:hint="eastAsia"/>
            <w:sz w:val="24"/>
          </w:rPr>
          <w:t>捕捉，不会在测试样品</w:t>
        </w:r>
      </w:ins>
      <w:ins w:id="151" w:author="1 1" w:date="2026-03-14T23:08:00Z" w16du:dateUtc="2026-03-14T15:08:00Z">
        <w:r w:rsidR="00FA2E5F">
          <w:rPr>
            <w:rFonts w:ascii="宋体" w:eastAsia="宋体" w:hAnsi="宋体" w:cs="Arial" w:hint="eastAsia"/>
            <w:sz w:val="24"/>
          </w:rPr>
          <w:t>变化中中出现偏移现象并进行跟踪精度可达0.02mm</w:t>
        </w:r>
      </w:ins>
      <w:ins w:id="152" w:author="1 1" w:date="2026-03-14T23:10:00Z" w16du:dateUtc="2026-03-14T15:10:00Z">
        <w:r w:rsidR="00FA2E5F">
          <w:rPr>
            <w:rFonts w:ascii="宋体" w:eastAsia="宋体" w:hAnsi="宋体" w:cs="Arial" w:hint="eastAsia"/>
            <w:sz w:val="24"/>
          </w:rPr>
          <w:t>，位移模组上的均</w:t>
        </w:r>
      </w:ins>
      <w:ins w:id="153" w:author="1 1" w:date="2026-03-14T23:11:00Z" w16du:dateUtc="2026-03-14T15:11:00Z">
        <w:r w:rsidR="00FA2E5F">
          <w:rPr>
            <w:rFonts w:ascii="宋体" w:eastAsia="宋体" w:hAnsi="宋体" w:cs="Arial" w:hint="eastAsia"/>
            <w:sz w:val="24"/>
          </w:rPr>
          <w:t>装有</w:t>
        </w:r>
      </w:ins>
      <w:ins w:id="154" w:author="1 1" w:date="2026-03-14T23:10:00Z" w16du:dateUtc="2026-03-14T15:10:00Z">
        <w:r w:rsidR="00FA2E5F">
          <w:rPr>
            <w:rFonts w:ascii="宋体" w:eastAsia="宋体" w:hAnsi="宋体" w:cs="Arial" w:hint="eastAsia"/>
            <w:sz w:val="24"/>
          </w:rPr>
          <w:t>低温电机</w:t>
        </w:r>
      </w:ins>
      <w:ins w:id="155" w:author="1 1" w:date="2026-03-14T23:11:00Z" w16du:dateUtc="2026-03-14T15:11:00Z">
        <w:r w:rsidR="00FA2E5F">
          <w:rPr>
            <w:rFonts w:ascii="宋体" w:eastAsia="宋体" w:hAnsi="宋体" w:cs="Arial" w:hint="eastAsia"/>
            <w:sz w:val="24"/>
          </w:rPr>
          <w:t>驱动，不会因测试中的低温环境而出现卡滞现象，测试后可通过</w:t>
        </w:r>
      </w:ins>
      <w:ins w:id="156" w:author="1 1" w:date="2026-03-14T23:12:00Z" w16du:dateUtc="2026-03-14T15:12:00Z">
        <w:r w:rsidR="00FA2E5F">
          <w:rPr>
            <w:rFonts w:ascii="宋体" w:eastAsia="宋体" w:hAnsi="宋体" w:cs="Arial"/>
            <w:sz w:val="24"/>
          </w:rPr>
          <w:t>舱体环境控制模块</w:t>
        </w:r>
        <w:r w:rsidR="00FA2E5F">
          <w:rPr>
            <w:rFonts w:ascii="宋体" w:eastAsia="宋体" w:hAnsi="宋体" w:cs="Arial" w:hint="eastAsia"/>
            <w:sz w:val="24"/>
          </w:rPr>
          <w:t>进行烘干保证装置稳定性。</w:t>
        </w:r>
      </w:ins>
      <w:ins w:id="157" w:author="1 1" w:date="2026-03-14T23:01:00Z" w16du:dateUtc="2026-03-14T15:01:00Z">
        <w:r w:rsidR="00E664DA">
          <w:rPr>
            <w:rFonts w:ascii="Arial" w:eastAsia="等线" w:hAnsi="Arial" w:cs="Arial"/>
            <w:noProof/>
          </w:rPr>
          <w:drawing>
            <wp:inline distT="0" distB="0" distL="0" distR="0" wp14:anchorId="44249AED" wp14:editId="2DD73746">
              <wp:extent cx="6042660" cy="4480560"/>
              <wp:effectExtent l="0" t="0" r="0" b="0"/>
              <wp:docPr id="102325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2538" name="图片 1"/>
                      <pic:cNvPicPr>
                        <a:picLocks noChangeAspect="1"/>
                      </pic:cNvPicPr>
                    </pic:nvPicPr>
                    <pic:blipFill>
                      <a:blip r:embed="rId12"/>
                      <a:stretch>
                        <a:fillRect/>
                      </a:stretch>
                    </pic:blipFill>
                    <pic:spPr>
                      <a:xfrm>
                        <a:off x="0" y="0"/>
                        <a:ext cx="6042660" cy="4480560"/>
                      </a:xfrm>
                      <a:prstGeom prst="rect">
                        <a:avLst/>
                      </a:prstGeom>
                    </pic:spPr>
                  </pic:pic>
                </a:graphicData>
              </a:graphic>
            </wp:inline>
          </w:drawing>
        </w:r>
      </w:ins>
    </w:p>
    <w:p w14:paraId="77BD9EA4" w14:textId="77777777" w:rsidR="003C2555" w:rsidRDefault="00000000" w:rsidP="003C2555">
      <w:pPr>
        <w:spacing w:before="120" w:after="120" w:line="288" w:lineRule="auto"/>
        <w:ind w:firstLineChars="200" w:firstLine="480"/>
        <w:rPr>
          <w:ins w:id="158" w:author="1 1" w:date="2026-03-14T23:22:00Z" w16du:dateUtc="2026-03-14T15:22:00Z"/>
          <w:rFonts w:ascii="宋体" w:eastAsia="宋体" w:hAnsi="宋体" w:cs="Arial"/>
          <w:sz w:val="24"/>
        </w:rPr>
      </w:pPr>
      <w:r>
        <w:rPr>
          <w:rFonts w:ascii="宋体" w:eastAsia="宋体" w:hAnsi="宋体" w:cs="Arial"/>
          <w:sz w:val="24"/>
        </w:rPr>
        <w:t>舱体环境控制模块</w:t>
      </w:r>
      <w:ins w:id="159" w:author="1 1" w:date="2026-03-14T23:12:00Z" w16du:dateUtc="2026-03-14T15:12:00Z">
        <w:r w:rsidR="00FA2E5F">
          <w:rPr>
            <w:rFonts w:ascii="宋体" w:eastAsia="宋体" w:hAnsi="宋体" w:cs="Arial" w:hint="eastAsia"/>
            <w:sz w:val="24"/>
          </w:rPr>
          <w:t>包括</w:t>
        </w:r>
      </w:ins>
      <w:ins w:id="160" w:author="1 1" w:date="2026-03-14T23:13:00Z" w16du:dateUtc="2026-03-14T15:13:00Z">
        <w:r w:rsidR="00FA2E5F">
          <w:rPr>
            <w:rFonts w:ascii="宋体" w:eastAsia="宋体" w:hAnsi="宋体" w:cs="Arial" w:hint="eastAsia"/>
            <w:sz w:val="24"/>
          </w:rPr>
          <w:t>空气处理系统和</w:t>
        </w:r>
      </w:ins>
      <w:ins w:id="161" w:author="1 1" w:date="2026-03-14T23:14:00Z" w16du:dateUtc="2026-03-14T15:14:00Z">
        <w:r w:rsidR="00FA2E5F">
          <w:rPr>
            <w:rFonts w:ascii="宋体" w:eastAsia="宋体" w:hAnsi="宋体" w:cs="Arial" w:hint="eastAsia"/>
            <w:sz w:val="24"/>
          </w:rPr>
          <w:t>外部</w:t>
        </w:r>
      </w:ins>
      <w:ins w:id="162" w:author="1 1" w:date="2026-03-14T23:13:00Z" w16du:dateUtc="2026-03-14T15:13:00Z">
        <w:r w:rsidR="00FA2E5F">
          <w:rPr>
            <w:rFonts w:ascii="宋体" w:eastAsia="宋体" w:hAnsi="宋体" w:cs="Arial" w:hint="eastAsia"/>
            <w:sz w:val="24"/>
          </w:rPr>
          <w:t>腔体组成</w:t>
        </w:r>
      </w:ins>
      <w:ins w:id="163" w:author="1 1" w:date="2026-03-14T23:14:00Z" w16du:dateUtc="2026-03-14T15:14:00Z">
        <w:r w:rsidR="00FA2E5F">
          <w:rPr>
            <w:rFonts w:ascii="宋体" w:eastAsia="宋体" w:hAnsi="宋体" w:cs="Arial" w:hint="eastAsia"/>
            <w:sz w:val="24"/>
          </w:rPr>
          <w:t>，</w:t>
        </w:r>
      </w:ins>
      <w:ins w:id="164" w:author="1 1" w:date="2026-03-14T23:15:00Z" w16du:dateUtc="2026-03-14T15:15:00Z">
        <w:r w:rsidR="00FA2E5F" w:rsidRPr="00FA2E5F">
          <w:rPr>
            <w:rFonts w:ascii="宋体" w:eastAsia="宋体" w:hAnsi="宋体" w:cs="Arial" w:hint="eastAsia"/>
            <w:sz w:val="24"/>
          </w:rPr>
          <w:t>空气处理</w:t>
        </w:r>
        <w:r w:rsidR="00FA2E5F">
          <w:rPr>
            <w:rFonts w:ascii="宋体" w:eastAsia="宋体" w:hAnsi="宋体" w:cs="Arial" w:hint="eastAsia"/>
            <w:sz w:val="24"/>
          </w:rPr>
          <w:t>系统</w:t>
        </w:r>
        <w:r w:rsidR="00FA2E5F" w:rsidRPr="00FA2E5F">
          <w:rPr>
            <w:rFonts w:ascii="宋体" w:eastAsia="宋体" w:hAnsi="宋体" w:cs="Arial" w:hint="eastAsia"/>
            <w:sz w:val="24"/>
          </w:rPr>
          <w:t>由压缩机、高温蒸汽发生器、环境参数调节器等组成，可对循环空气进行制冷、加热、过滤、除湿、加湿的全流程处理，环境参数调节器内部按气流方向布置初过滤器、表冷除湿器、加热器、等温加湿器和变频风机，</w:t>
        </w:r>
        <w:r w:rsidR="003C2555">
          <w:rPr>
            <w:rFonts w:ascii="宋体" w:eastAsia="宋体" w:hAnsi="宋体" w:cs="Arial" w:hint="eastAsia"/>
            <w:sz w:val="24"/>
          </w:rPr>
          <w:t>便可通过</w:t>
        </w:r>
        <w:r w:rsidR="00FA2E5F" w:rsidRPr="00FA2E5F">
          <w:rPr>
            <w:rFonts w:ascii="宋体" w:eastAsia="宋体" w:hAnsi="宋体" w:cs="Arial" w:hint="eastAsia"/>
            <w:sz w:val="24"/>
          </w:rPr>
          <w:t>每一缕进入舱体的空气</w:t>
        </w:r>
      </w:ins>
      <w:ins w:id="165" w:author="1 1" w:date="2026-03-14T23:16:00Z" w16du:dateUtc="2026-03-14T15:16:00Z">
        <w:r w:rsidR="003C2555">
          <w:rPr>
            <w:rFonts w:ascii="宋体" w:eastAsia="宋体" w:hAnsi="宋体" w:cs="Arial" w:hint="eastAsia"/>
            <w:sz w:val="24"/>
          </w:rPr>
          <w:t>对舱体内部的温、湿度进行调控，出分口连接</w:t>
        </w:r>
      </w:ins>
      <w:ins w:id="166" w:author="1 1" w:date="2026-03-14T23:17:00Z" w16du:dateUtc="2026-03-14T15:17:00Z">
        <w:r w:rsidR="003C2555">
          <w:rPr>
            <w:rFonts w:ascii="宋体" w:eastAsia="宋体" w:hAnsi="宋体" w:cs="Arial" w:hint="eastAsia"/>
            <w:sz w:val="24"/>
          </w:rPr>
          <w:t>舱体上部</w:t>
        </w:r>
      </w:ins>
      <w:ins w:id="167" w:author="1 1" w:date="2026-03-14T23:18:00Z" w16du:dateUtc="2026-03-14T15:18:00Z">
        <w:r w:rsidR="003C2555">
          <w:rPr>
            <w:rFonts w:ascii="宋体" w:eastAsia="宋体" w:hAnsi="宋体" w:cs="Arial" w:hint="eastAsia"/>
            <w:sz w:val="24"/>
          </w:rPr>
          <w:t>并先经过圆孔均流板，</w:t>
        </w:r>
      </w:ins>
      <w:ins w:id="168" w:author="1 1" w:date="2026-03-14T23:17:00Z" w16du:dateUtc="2026-03-14T15:17:00Z">
        <w:r w:rsidR="003C2555">
          <w:rPr>
            <w:rFonts w:ascii="宋体" w:eastAsia="宋体" w:hAnsi="宋体" w:cs="Arial" w:hint="eastAsia"/>
            <w:sz w:val="24"/>
          </w:rPr>
          <w:t>舱体下部回风口连接空气处理系统，</w:t>
        </w:r>
      </w:ins>
      <w:ins w:id="169" w:author="1 1" w:date="2026-03-14T23:19:00Z" w16du:dateUtc="2026-03-14T15:19:00Z">
        <w:r w:rsidR="003C2555">
          <w:rPr>
            <w:rFonts w:ascii="宋体" w:eastAsia="宋体" w:hAnsi="宋体" w:cs="Arial"/>
            <w:sz w:val="24"/>
          </w:rPr>
          <w:t>最终循环回流，</w:t>
        </w:r>
        <w:r w:rsidR="003C2555">
          <w:rPr>
            <w:rFonts w:ascii="宋体" w:eastAsia="宋体" w:hAnsi="宋体" w:cs="Arial" w:hint="eastAsia"/>
            <w:sz w:val="24"/>
          </w:rPr>
          <w:t>减少</w:t>
        </w:r>
        <w:r w:rsidR="003C2555">
          <w:rPr>
            <w:rFonts w:ascii="宋体" w:eastAsia="宋体" w:hAnsi="宋体" w:cs="Arial"/>
            <w:sz w:val="24"/>
          </w:rPr>
          <w:t>气流死角，降低风场扰动，</w:t>
        </w:r>
      </w:ins>
      <w:ins w:id="170" w:author="1 1" w:date="2026-03-14T23:18:00Z" w16du:dateUtc="2026-03-14T15:18:00Z">
        <w:r w:rsidR="003C2555">
          <w:rPr>
            <w:rFonts w:ascii="宋体" w:eastAsia="宋体" w:hAnsi="宋体" w:cs="Arial" w:hint="eastAsia"/>
            <w:sz w:val="24"/>
          </w:rPr>
          <w:t>形成均匀稳定的风场，解决</w:t>
        </w:r>
      </w:ins>
      <w:del w:id="171" w:author="1 1" w:date="2026-03-14T23:12:00Z" w16du:dateUtc="2026-03-14T15:12:00Z">
        <w:r w:rsidDel="00FA2E5F">
          <w:rPr>
            <w:rFonts w:ascii="宋体" w:eastAsia="宋体" w:hAnsi="宋体" w:cs="Arial"/>
            <w:sz w:val="24"/>
          </w:rPr>
          <w:delText>则是实验精度的“保障线”，我们聚焦</w:delText>
        </w:r>
      </w:del>
      <w:r>
        <w:rPr>
          <w:rFonts w:ascii="宋体" w:eastAsia="宋体" w:hAnsi="宋体" w:cs="Arial"/>
          <w:sz w:val="24"/>
        </w:rPr>
        <w:t>气流组织不均、温度响应滞后等痛点，将其分为空气处理与空气循环两大子模块。</w:t>
      </w:r>
      <w:ins w:id="172" w:author="1 1" w:date="2026-03-14T23:20:00Z" w16du:dateUtc="2026-03-14T15:20:00Z">
        <w:r w:rsidR="003C2555">
          <w:rPr>
            <w:rFonts w:ascii="宋体" w:eastAsia="宋体" w:hAnsi="宋体" w:cs="Arial" w:hint="eastAsia"/>
            <w:noProof/>
            <w:sz w:val="24"/>
          </w:rPr>
          <w:lastRenderedPageBreak/>
          <w:drawing>
            <wp:inline distT="0" distB="0" distL="0" distR="0" wp14:anchorId="3FA56D2B" wp14:editId="29278807">
              <wp:extent cx="6012180" cy="4620895"/>
              <wp:effectExtent l="0" t="0" r="7620" b="8255"/>
              <wp:docPr id="242913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180" cy="4620895"/>
                      </a:xfrm>
                      <a:prstGeom prst="rect">
                        <a:avLst/>
                      </a:prstGeom>
                      <a:noFill/>
                    </pic:spPr>
                  </pic:pic>
                </a:graphicData>
              </a:graphic>
            </wp:inline>
          </w:drawing>
        </w:r>
      </w:ins>
      <w:ins w:id="173" w:author="1 1" w:date="2026-03-14T23:22:00Z" w16du:dateUtc="2026-03-14T15:22:00Z">
        <w:r w:rsidR="003C2555">
          <w:rPr>
            <w:rFonts w:ascii="宋体" w:eastAsia="宋体" w:hAnsi="宋体" w:cs="Arial" w:hint="eastAsia"/>
            <w:sz w:val="24"/>
          </w:rPr>
          <w:t xml:space="preserve">     </w:t>
        </w:r>
      </w:ins>
    </w:p>
    <w:p w14:paraId="79C243F7" w14:textId="13EC6AE6" w:rsidR="003C2555" w:rsidRDefault="003C2555" w:rsidP="003C2555">
      <w:pPr>
        <w:spacing w:before="120" w:after="120" w:line="288" w:lineRule="auto"/>
        <w:ind w:firstLineChars="200" w:firstLine="480"/>
        <w:rPr>
          <w:ins w:id="174" w:author="1 1" w:date="2026-03-14T23:22:00Z" w16du:dateUtc="2026-03-14T15:22:00Z"/>
          <w:rFonts w:ascii="宋体" w:eastAsia="宋体" w:hAnsi="宋体" w:cs="Arial" w:hint="eastAsia"/>
          <w:sz w:val="24"/>
        </w:rPr>
      </w:pPr>
      <w:ins w:id="175" w:author="1 1" w:date="2026-03-14T23:22:00Z" w16du:dateUtc="2026-03-14T15:22:00Z">
        <w:r>
          <w:rPr>
            <w:rFonts w:ascii="宋体" w:eastAsia="宋体" w:hAnsi="宋体" w:cs="Arial"/>
            <w:sz w:val="24"/>
          </w:rPr>
          <w:t>保温平台</w:t>
        </w:r>
        <w:r>
          <w:rPr>
            <w:rFonts w:ascii="宋体" w:eastAsia="宋体" w:hAnsi="宋体" w:cs="Arial" w:hint="eastAsia"/>
            <w:sz w:val="24"/>
          </w:rPr>
          <w:t>位于观测成像系统中心处</w:t>
        </w:r>
        <w:r>
          <w:rPr>
            <w:rFonts w:ascii="宋体" w:eastAsia="宋体" w:hAnsi="宋体" w:cs="Arial"/>
            <w:sz w:val="24"/>
          </w:rPr>
          <w:t>内侧外接低温恒温水浴槽，可对样品槽进行精准的温度控制；另一端集成的热电偶，能够实时监测样品区的温度，并将数据及时反馈至实验系统，形成闭环控制，确保样品温度始终保持稳定。同时，保温平台下方的缓冲底座有效减小震动影响，实验测试舱内侧的保温玻璃视窗提供了稳定恒温的宏观观测环境，舱体侧面的手套操作口则实现了“无接触</w:t>
        </w:r>
        <w:r>
          <w:rPr>
            <w:rFonts w:ascii="宋体" w:eastAsia="宋体" w:hAnsi="宋体" w:cs="Arial" w:hint="eastAsia"/>
            <w:sz w:val="24"/>
          </w:rPr>
          <w:t>实验</w:t>
        </w:r>
        <w:r>
          <w:rPr>
            <w:rFonts w:ascii="宋体" w:eastAsia="宋体" w:hAnsi="宋体" w:cs="Arial"/>
            <w:sz w:val="24"/>
          </w:rPr>
          <w:t>”，无需打开箱门即可完成样品调整与操作，避免破坏内部环境，大幅提升实验的可重复性</w:t>
        </w:r>
      </w:ins>
      <w:ins w:id="176" w:author="1 1" w:date="2026-03-14T23:23:00Z" w16du:dateUtc="2026-03-14T15:23:00Z">
        <w:r>
          <w:rPr>
            <w:rFonts w:ascii="宋体" w:eastAsia="宋体" w:hAnsi="宋体" w:cs="Arial" w:hint="eastAsia"/>
            <w:sz w:val="24"/>
          </w:rPr>
          <w:t xml:space="preserve">。 </w:t>
        </w:r>
      </w:ins>
    </w:p>
    <w:p w14:paraId="343AB1C2" w14:textId="2CB65EAE" w:rsidR="003C2555" w:rsidRPr="003C2555" w:rsidRDefault="003C2555">
      <w:pPr>
        <w:spacing w:before="120" w:after="120" w:line="288" w:lineRule="auto"/>
        <w:ind w:firstLineChars="200" w:firstLine="480"/>
        <w:rPr>
          <w:ins w:id="177" w:author="1 1" w:date="2026-03-14T23:20:00Z" w16du:dateUtc="2026-03-14T15:20:00Z"/>
          <w:rFonts w:ascii="宋体" w:eastAsia="宋体" w:hAnsi="宋体" w:cs="Arial" w:hint="eastAsia"/>
          <w:sz w:val="24"/>
        </w:rPr>
      </w:pPr>
    </w:p>
    <w:p w14:paraId="7FC0FC51" w14:textId="220EC43F" w:rsidR="0089435B" w:rsidRDefault="00000000">
      <w:pPr>
        <w:spacing w:before="120" w:after="120" w:line="288" w:lineRule="auto"/>
        <w:ind w:firstLineChars="200" w:firstLine="480"/>
        <w:rPr>
          <w:rFonts w:ascii="Arial" w:eastAsia="等线" w:hAnsi="Arial" w:cs="Arial"/>
        </w:rPr>
      </w:pPr>
      <w:del w:id="178" w:author="1 1" w:date="2026-03-14T23:15:00Z" w16du:dateUtc="2026-03-14T15:15:00Z">
        <w:r w:rsidDel="00FA2E5F">
          <w:rPr>
            <w:rFonts w:ascii="宋体" w:eastAsia="宋体" w:hAnsi="宋体" w:cs="Arial"/>
            <w:sz w:val="24"/>
          </w:rPr>
          <w:lastRenderedPageBreak/>
          <w:delText>空气处理模块由压缩机、高温蒸汽发生器、环境参数调节器等组成，可对循环空气进行制冷、加热、过滤、除湿、加湿的全流程处理，环境参数调节器内部按气流方向精心布置初过滤器、表冷除湿器、加热器、等温加湿器和变频风机，确保每一缕进入舱体的空气都符合实验标准；</w:delText>
        </w:r>
      </w:del>
      <w:del w:id="179" w:author="1 1" w:date="2026-03-14T23:19:00Z" w16du:dateUtc="2026-03-14T15:19:00Z">
        <w:r w:rsidDel="003C2555">
          <w:rPr>
            <w:rFonts w:ascii="宋体" w:eastAsia="宋体" w:hAnsi="宋体" w:cs="Arial"/>
            <w:sz w:val="24"/>
          </w:rPr>
          <w:delText>空气循环模块则通过优化气流路径，让实验测试舱内的气流经回风口排出，经风道处理后，由鼓风电机驱动，通过狭缝式送风口进入舱体，再经圆孔均流板射出，在实验区域形成均匀稳定的流场，最终循环回流，</w:delText>
        </w:r>
        <w:r w:rsidDel="003C2555">
          <w:rPr>
            <w:rFonts w:ascii="宋体" w:eastAsia="宋体" w:hAnsi="宋体" w:cs="Arial" w:hint="eastAsia"/>
            <w:sz w:val="24"/>
          </w:rPr>
          <w:delText>减少</w:delText>
        </w:r>
        <w:r w:rsidDel="003C2555">
          <w:rPr>
            <w:rFonts w:ascii="宋体" w:eastAsia="宋体" w:hAnsi="宋体" w:cs="Arial"/>
            <w:sz w:val="24"/>
          </w:rPr>
          <w:delText>气流死角，降低风场扰动，让舱体每一处的环境参数都保持稳定，根源上解决温度偏</w:delText>
        </w:r>
        <w:r w:rsidDel="003C2555">
          <w:rPr>
            <w:rFonts w:ascii="宋体" w:eastAsia="宋体" w:hAnsi="宋体" w:cs="Arial" w:hint="eastAsia"/>
            <w:sz w:val="24"/>
          </w:rPr>
          <w:delText>差。</w:delText>
        </w:r>
      </w:del>
      <w:r>
        <w:rPr>
          <w:rFonts w:ascii="Arial" w:eastAsia="等线" w:hAnsi="Arial" w:cs="Arial"/>
          <w:noProof/>
        </w:rPr>
        <w:drawing>
          <wp:inline distT="0" distB="0" distL="0" distR="0" wp14:anchorId="55238EDE" wp14:editId="170871F6">
            <wp:extent cx="5768340" cy="4434840"/>
            <wp:effectExtent l="0" t="0" r="3810" b="3810"/>
            <wp:docPr id="8368663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66370"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68340" cy="4434840"/>
                    </a:xfrm>
                    <a:prstGeom prst="rect">
                      <a:avLst/>
                    </a:prstGeom>
                    <a:noFill/>
                    <a:ln>
                      <a:noFill/>
                    </a:ln>
                  </pic:spPr>
                </pic:pic>
              </a:graphicData>
            </a:graphic>
          </wp:inline>
        </w:drawing>
      </w:r>
      <w:del w:id="180" w:author="1 1" w:date="2026-03-14T23:20:00Z" w16du:dateUtc="2026-03-14T15:20:00Z">
        <w:r w:rsidDel="003C2555">
          <w:rPr>
            <w:rFonts w:ascii="Arial" w:eastAsia="等线" w:hAnsi="Arial" w:cs="Arial"/>
            <w:noProof/>
          </w:rPr>
          <w:drawing>
            <wp:inline distT="0" distB="0" distL="0" distR="0" wp14:anchorId="502CC7AB" wp14:editId="675E8FD6">
              <wp:extent cx="5273675" cy="4619625"/>
              <wp:effectExtent l="0" t="0" r="0" b="0"/>
              <wp:docPr id="2054999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9752" name="图片 1"/>
                      <pic:cNvPicPr>
                        <a:picLocks noChangeAspect="1"/>
                      </pic:cNvPicPr>
                    </pic:nvPicPr>
                    <pic:blipFill>
                      <a:blip r:embed="rId15"/>
                      <a:stretch>
                        <a:fillRect/>
                      </a:stretch>
                    </pic:blipFill>
                    <pic:spPr>
                      <a:xfrm>
                        <a:off x="0" y="0"/>
                        <a:ext cx="5273675" cy="4619625"/>
                      </a:xfrm>
                      <a:prstGeom prst="rect">
                        <a:avLst/>
                      </a:prstGeom>
                    </pic:spPr>
                  </pic:pic>
                </a:graphicData>
              </a:graphic>
            </wp:inline>
          </w:drawing>
        </w:r>
      </w:del>
    </w:p>
    <w:p w14:paraId="4A506E55" w14:textId="016B58B4" w:rsidR="0089435B" w:rsidRPr="00F653F2" w:rsidRDefault="00F653F2" w:rsidP="00F653F2">
      <w:pPr>
        <w:spacing w:before="380" w:after="140" w:line="288" w:lineRule="auto"/>
        <w:outlineLvl w:val="0"/>
        <w:rPr>
          <w:rFonts w:ascii="Arial" w:eastAsia="等线" w:hAnsi="Arial" w:cs="Arial" w:hint="eastAsia"/>
          <w:b/>
          <w:sz w:val="30"/>
          <w:szCs w:val="30"/>
          <w:rPrChange w:id="181" w:author="1 1" w:date="2026-03-14T23:25:00Z" w16du:dateUtc="2026-03-14T15:25:00Z">
            <w:rPr>
              <w:rFonts w:hint="eastAsia"/>
            </w:rPr>
          </w:rPrChange>
        </w:rPr>
        <w:pPrChange w:id="182" w:author="1 1" w:date="2026-03-14T23:25:00Z" w16du:dateUtc="2026-03-14T15:25:00Z">
          <w:pPr>
            <w:spacing w:before="120" w:after="120" w:line="288" w:lineRule="auto"/>
            <w:jc w:val="center"/>
          </w:pPr>
        </w:pPrChange>
      </w:pPr>
      <w:ins w:id="183" w:author="1 1" w:date="2026-03-14T23:25:00Z" w16du:dateUtc="2026-03-14T15:25:00Z">
        <w:r w:rsidRPr="00F653F2">
          <w:rPr>
            <w:rFonts w:ascii="Arial" w:eastAsia="等线" w:hAnsi="Arial" w:cs="Arial" w:hint="eastAsia"/>
            <w:b/>
            <w:sz w:val="30"/>
            <w:szCs w:val="30"/>
            <w:rPrChange w:id="184" w:author="1 1" w:date="2026-03-14T23:25:00Z" w16du:dateUtc="2026-03-14T15:25:00Z">
              <w:rPr>
                <w:rFonts w:ascii="Arial" w:eastAsia="等线" w:hAnsi="Arial" w:cs="Arial" w:hint="eastAsia"/>
              </w:rPr>
            </w:rPrChange>
          </w:rPr>
          <w:t>三、产品可行性</w:t>
        </w:r>
      </w:ins>
      <w:del w:id="185" w:author="1 1" w:date="2026-03-14T23:23:00Z" w16du:dateUtc="2026-03-14T15:23:00Z">
        <w:r w:rsidR="00000000" w:rsidRPr="00F653F2" w:rsidDel="003C2555">
          <w:rPr>
            <w:rFonts w:ascii="Arial" w:eastAsia="等线" w:hAnsi="Arial" w:cs="Arial" w:hint="eastAsia"/>
            <w:b/>
            <w:sz w:val="30"/>
            <w:szCs w:val="30"/>
            <w:rPrChange w:id="186" w:author="1 1" w:date="2026-03-14T23:25:00Z" w16du:dateUtc="2026-03-14T15:25:00Z">
              <w:rPr>
                <w:rFonts w:ascii="Arial" w:eastAsia="等线" w:hAnsi="Arial" w:cs="Arial" w:hint="eastAsia"/>
              </w:rPr>
            </w:rPrChange>
          </w:rPr>
          <w:delText>实验台模块结构图</w:delText>
        </w:r>
      </w:del>
    </w:p>
    <w:p w14:paraId="1336E7BD" w14:textId="33AF6807" w:rsidR="00F653F2" w:rsidRPr="00F653F2" w:rsidRDefault="00F653F2" w:rsidP="00F653F2">
      <w:pPr>
        <w:spacing w:before="120" w:after="120" w:line="288" w:lineRule="auto"/>
        <w:rPr>
          <w:ins w:id="187" w:author="1 1" w:date="2026-03-14T23:24:00Z" w16du:dateUtc="2026-03-14T15:24:00Z"/>
          <w:rFonts w:ascii="宋体" w:eastAsia="宋体" w:hAnsi="宋体" w:cs="Arial" w:hint="eastAsia"/>
          <w:b/>
          <w:bCs/>
          <w:sz w:val="30"/>
          <w:szCs w:val="30"/>
          <w:rPrChange w:id="188" w:author="1 1" w:date="2026-03-14T23:26:00Z" w16du:dateUtc="2026-03-14T15:26:00Z">
            <w:rPr>
              <w:ins w:id="189" w:author="1 1" w:date="2026-03-14T23:24:00Z" w16du:dateUtc="2026-03-14T15:24:00Z"/>
              <w:rFonts w:ascii="宋体" w:eastAsia="宋体" w:hAnsi="宋体" w:cs="Arial" w:hint="eastAsia"/>
              <w:sz w:val="24"/>
            </w:rPr>
          </w:rPrChange>
        </w:rPr>
        <w:pPrChange w:id="190" w:author="1 1" w:date="2026-03-14T23:25:00Z" w16du:dateUtc="2026-03-14T15:25:00Z">
          <w:pPr>
            <w:spacing w:before="120" w:after="120" w:line="288" w:lineRule="auto"/>
            <w:ind w:firstLineChars="200" w:firstLine="480"/>
          </w:pPr>
        </w:pPrChange>
      </w:pPr>
      <w:ins w:id="191" w:author="1 1" w:date="2026-03-14T23:25:00Z" w16du:dateUtc="2026-03-14T15:25:00Z">
        <w:r w:rsidRPr="00F653F2">
          <w:rPr>
            <w:rFonts w:ascii="宋体" w:eastAsia="宋体" w:hAnsi="宋体" w:cs="Arial" w:hint="eastAsia"/>
            <w:b/>
            <w:bCs/>
            <w:sz w:val="30"/>
            <w:szCs w:val="30"/>
            <w:rPrChange w:id="192" w:author="1 1" w:date="2026-03-14T23:26:00Z" w16du:dateUtc="2026-03-14T15:26:00Z">
              <w:rPr>
                <w:rFonts w:ascii="宋体" w:eastAsia="宋体" w:hAnsi="宋体" w:cs="Arial" w:hint="eastAsia"/>
                <w:sz w:val="24"/>
              </w:rPr>
            </w:rPrChange>
          </w:rPr>
          <w:t>3.1</w:t>
        </w:r>
      </w:ins>
      <w:ins w:id="193" w:author="1 1" w:date="2026-03-14T23:26:00Z" w16du:dateUtc="2026-03-14T15:26:00Z">
        <w:r w:rsidRPr="00F653F2">
          <w:rPr>
            <w:rFonts w:ascii="宋体" w:eastAsia="宋体" w:hAnsi="宋体" w:cs="Arial" w:hint="eastAsia"/>
            <w:b/>
            <w:bCs/>
            <w:sz w:val="30"/>
            <w:szCs w:val="30"/>
            <w:rPrChange w:id="194" w:author="1 1" w:date="2026-03-14T23:26:00Z" w16du:dateUtc="2026-03-14T15:26:00Z">
              <w:rPr>
                <w:rFonts w:ascii="宋体" w:eastAsia="宋体" w:hAnsi="宋体" w:cs="Arial" w:hint="eastAsia"/>
                <w:sz w:val="24"/>
              </w:rPr>
            </w:rPrChange>
          </w:rPr>
          <w:t>技术可行性</w:t>
        </w:r>
      </w:ins>
    </w:p>
    <w:p w14:paraId="299CA5F7" w14:textId="031BA43C" w:rsidR="0089435B" w:rsidRDefault="00F653F2">
      <w:pPr>
        <w:spacing w:before="120" w:after="120" w:line="288" w:lineRule="auto"/>
        <w:ind w:firstLineChars="200" w:firstLine="480"/>
        <w:rPr>
          <w:ins w:id="195" w:author="1 1" w:date="2026-03-14T23:35:00Z" w16du:dateUtc="2026-03-14T15:35:00Z"/>
          <w:rFonts w:ascii="宋体" w:eastAsia="宋体" w:hAnsi="宋体" w:cs="Arial"/>
          <w:sz w:val="24"/>
        </w:rPr>
      </w:pPr>
      <w:ins w:id="196" w:author="1 1" w:date="2026-03-14T23:27:00Z" w16du:dateUtc="2026-03-14T15:27:00Z">
        <w:r>
          <w:rPr>
            <w:rFonts w:ascii="宋体" w:eastAsia="宋体" w:hAnsi="宋体" w:cs="Arial" w:hint="eastAsia"/>
            <w:sz w:val="24"/>
          </w:rPr>
          <w:t>本项目基于</w:t>
        </w:r>
        <w:r w:rsidRPr="00F653F2">
          <w:rPr>
            <w:rFonts w:ascii="宋体" w:eastAsia="宋体" w:hAnsi="宋体" w:cs="Arial" w:hint="eastAsia"/>
            <w:sz w:val="24"/>
            <w:rPrChange w:id="197" w:author="1 1" w:date="2026-03-14T23:27:00Z" w16du:dateUtc="2026-03-14T15:27:00Z">
              <w:rPr>
                <w:rFonts w:ascii="华文中宋" w:eastAsia="华文中宋" w:hAnsi="华文中宋" w:hint="eastAsia"/>
                <w:sz w:val="21"/>
              </w:rPr>
            </w:rPrChange>
          </w:rPr>
          <w:t>空调蓄冷的水合盐基液滴结晶蓄冷特性研究</w:t>
        </w:r>
        <w:r>
          <w:rPr>
            <w:rFonts w:ascii="宋体" w:eastAsia="宋体" w:hAnsi="宋体" w:cs="Arial" w:hint="eastAsia"/>
            <w:sz w:val="24"/>
          </w:rPr>
          <w:t>，已经</w:t>
        </w:r>
      </w:ins>
      <w:ins w:id="198" w:author="1 1" w:date="2026-03-14T23:31:00Z" w16du:dateUtc="2026-03-14T15:31:00Z">
        <w:r>
          <w:rPr>
            <w:rFonts w:ascii="宋体" w:eastAsia="宋体" w:hAnsi="宋体" w:cs="Arial" w:hint="eastAsia"/>
            <w:sz w:val="24"/>
          </w:rPr>
          <w:t>通过建议实验舱装置</w:t>
        </w:r>
      </w:ins>
      <w:ins w:id="199" w:author="1 1" w:date="2026-03-14T23:28:00Z" w16du:dateUtc="2026-03-14T15:28:00Z">
        <w:r>
          <w:rPr>
            <w:rFonts w:ascii="宋体" w:eastAsia="宋体" w:hAnsi="宋体" w:cs="Arial" w:hint="eastAsia"/>
            <w:sz w:val="24"/>
          </w:rPr>
          <w:t>对溴化锂在结晶</w:t>
        </w:r>
      </w:ins>
      <w:ins w:id="200" w:author="1 1" w:date="2026-03-14T23:29:00Z" w16du:dateUtc="2026-03-14T15:29:00Z">
        <w:r w:rsidRPr="00F653F2">
          <w:rPr>
            <w:rFonts w:ascii="宋体" w:eastAsia="宋体" w:hAnsi="宋体" w:cs="Arial" w:hint="eastAsia"/>
            <w:sz w:val="24"/>
            <w:rPrChange w:id="201" w:author="1 1" w:date="2026-03-14T23:29:00Z" w16du:dateUtc="2026-03-14T15:29:00Z">
              <w:rPr>
                <w:rFonts w:ascii="宋体" w:hAnsi="宋体" w:cs="宋体" w:hint="eastAsia"/>
              </w:rPr>
            </w:rPrChange>
          </w:rPr>
          <w:t>深度过冷条件下</w:t>
        </w:r>
        <w:r>
          <w:rPr>
            <w:rFonts w:ascii="宋体" w:eastAsia="宋体" w:hAnsi="宋体" w:cs="Arial" w:hint="eastAsia"/>
            <w:sz w:val="24"/>
          </w:rPr>
          <w:t>进行</w:t>
        </w:r>
      </w:ins>
      <w:ins w:id="202" w:author="1 1" w:date="2026-03-14T23:30:00Z" w16du:dateUtc="2026-03-14T15:30:00Z">
        <w:r>
          <w:rPr>
            <w:rFonts w:ascii="宋体" w:eastAsia="宋体" w:hAnsi="宋体" w:cs="Arial" w:hint="eastAsia"/>
            <w:sz w:val="24"/>
          </w:rPr>
          <w:t>测试到-10</w:t>
        </w:r>
        <w:r>
          <w:rPr>
            <w:rFonts w:ascii="宋体" w:eastAsia="宋体" w:hAnsi="宋体" w:cs="Arial" w:hint="eastAsia"/>
            <w:sz w:val="24"/>
          </w:rPr>
          <w:t>℃</w:t>
        </w:r>
        <w:r>
          <w:rPr>
            <w:rFonts w:ascii="宋体" w:eastAsia="宋体" w:hAnsi="宋体" w:cs="Arial" w:hint="eastAsia"/>
            <w:sz w:val="24"/>
          </w:rPr>
          <w:t>，但还未得出</w:t>
        </w:r>
      </w:ins>
      <w:ins w:id="203" w:author="1 1" w:date="2026-03-14T23:31:00Z" w16du:dateUtc="2026-03-14T15:31:00Z">
        <w:r>
          <w:rPr>
            <w:rFonts w:ascii="宋体" w:eastAsia="宋体" w:hAnsi="宋体" w:cs="Arial" w:hint="eastAsia"/>
            <w:sz w:val="24"/>
          </w:rPr>
          <w:t>确切成果，需大量测试次数的数据支持来分析</w:t>
        </w:r>
      </w:ins>
      <w:ins w:id="204" w:author="1 1" w:date="2026-03-14T23:32:00Z" w16du:dateUtc="2026-03-14T15:32:00Z">
        <w:r>
          <w:rPr>
            <w:rFonts w:ascii="宋体" w:eastAsia="宋体" w:hAnsi="宋体" w:cs="Arial" w:hint="eastAsia"/>
            <w:sz w:val="24"/>
          </w:rPr>
          <w:t>其温变机理，因此已经证明在该环境下的</w:t>
        </w:r>
      </w:ins>
      <w:ins w:id="205" w:author="1 1" w:date="2026-03-14T23:33:00Z" w16du:dateUtc="2026-03-14T15:33:00Z">
        <w:r>
          <w:rPr>
            <w:rFonts w:ascii="宋体" w:eastAsia="宋体" w:hAnsi="宋体" w:cs="Arial" w:hint="eastAsia"/>
            <w:sz w:val="24"/>
          </w:rPr>
          <w:t>测试案例可行，集成化的该装置</w:t>
        </w:r>
      </w:ins>
      <w:ins w:id="206" w:author="1 1" w:date="2026-03-14T23:34:00Z" w16du:dateUtc="2026-03-14T15:34:00Z">
        <w:r>
          <w:rPr>
            <w:rFonts w:ascii="宋体" w:eastAsia="宋体" w:hAnsi="宋体" w:cs="Arial" w:hint="eastAsia"/>
            <w:sz w:val="24"/>
          </w:rPr>
          <w:t>便携操作、智能化控制会大大提升测试效率，助力研究人员对机理的分析也减少</w:t>
        </w:r>
      </w:ins>
      <w:ins w:id="207" w:author="1 1" w:date="2026-03-14T23:35:00Z" w16du:dateUtc="2026-03-14T15:35:00Z">
        <w:r>
          <w:rPr>
            <w:rFonts w:ascii="宋体" w:eastAsia="宋体" w:hAnsi="宋体" w:cs="Arial" w:hint="eastAsia"/>
            <w:sz w:val="24"/>
          </w:rPr>
          <w:t>了人为操作带来的误差</w:t>
        </w:r>
        <w:r w:rsidR="007952E4">
          <w:rPr>
            <w:rFonts w:ascii="宋体" w:eastAsia="宋体" w:hAnsi="宋体" w:cs="Arial" w:hint="eastAsia"/>
            <w:sz w:val="24"/>
          </w:rPr>
          <w:t>，方便于科研人员服务。</w:t>
        </w:r>
      </w:ins>
      <w:del w:id="208" w:author="1 1" w:date="2026-03-14T23:35:00Z" w16du:dateUtc="2026-03-14T15:35:00Z">
        <w:r w:rsidR="00000000" w:rsidDel="007952E4">
          <w:rPr>
            <w:rFonts w:ascii="宋体" w:eastAsia="宋体" w:hAnsi="宋体" w:cs="Arial"/>
            <w:sz w:val="24"/>
          </w:rPr>
          <w:delText>实验台处理模块作为样品测试的“核心阵地”，我们始终围绕“精确控温、稳定监测”的目标进行设计。保温平台内侧外接低温恒温水浴槽，可对样品槽进行精准的温度控制；另一端集成的热电偶，能够实时监测样品区的温度，并将数据及时反馈至实验系统，形成闭环控制，确保样品温度始终保持稳定。同时，保温平台下方的缓冲底座有效减小震动影响，实验测试舱内侧的保温玻璃视窗提供了稳定恒温的宏观观测环境，舱体侧面的手套操作口则实现了“无接触</w:delText>
        </w:r>
        <w:r w:rsidR="00000000" w:rsidDel="007952E4">
          <w:rPr>
            <w:rFonts w:ascii="宋体" w:eastAsia="宋体" w:hAnsi="宋体" w:cs="Arial" w:hint="eastAsia"/>
            <w:sz w:val="24"/>
          </w:rPr>
          <w:delText>实验</w:delText>
        </w:r>
        <w:r w:rsidR="00000000" w:rsidDel="007952E4">
          <w:rPr>
            <w:rFonts w:ascii="宋体" w:eastAsia="宋体" w:hAnsi="宋体" w:cs="Arial"/>
            <w:sz w:val="24"/>
          </w:rPr>
          <w:delText>”，无需打开箱门即可完成样品调整与操作，避免破坏内部环境，大幅提升实验的可重复性；舱体内侧的无影灯则为观测提供了充足光源，让每一个实验细节都能被清晰捕捉。</w:delText>
        </w:r>
      </w:del>
    </w:p>
    <w:p w14:paraId="5865E261" w14:textId="5D4AFB43" w:rsidR="007952E4" w:rsidRPr="007952E4" w:rsidRDefault="007952E4" w:rsidP="007952E4">
      <w:pPr>
        <w:spacing w:before="120" w:after="120" w:line="288" w:lineRule="auto"/>
        <w:rPr>
          <w:rFonts w:ascii="宋体" w:eastAsia="宋体" w:hAnsi="宋体" w:cs="Arial" w:hint="eastAsia"/>
          <w:b/>
          <w:bCs/>
          <w:sz w:val="30"/>
          <w:szCs w:val="30"/>
          <w:rPrChange w:id="209" w:author="1 1" w:date="2026-03-14T23:36:00Z" w16du:dateUtc="2026-03-14T15:36:00Z">
            <w:rPr>
              <w:rFonts w:ascii="宋体" w:eastAsia="宋体" w:hAnsi="宋体" w:cs="Arial" w:hint="eastAsia"/>
              <w:sz w:val="24"/>
            </w:rPr>
          </w:rPrChange>
        </w:rPr>
        <w:pPrChange w:id="210" w:author="1 1" w:date="2026-03-14T23:35:00Z" w16du:dateUtc="2026-03-14T15:35:00Z">
          <w:pPr>
            <w:spacing w:before="120" w:after="120" w:line="288" w:lineRule="auto"/>
            <w:ind w:firstLineChars="200" w:firstLine="480"/>
          </w:pPr>
        </w:pPrChange>
      </w:pPr>
      <w:ins w:id="211" w:author="1 1" w:date="2026-03-14T23:35:00Z" w16du:dateUtc="2026-03-14T15:35:00Z">
        <w:r w:rsidRPr="007952E4">
          <w:rPr>
            <w:rFonts w:ascii="宋体" w:eastAsia="宋体" w:hAnsi="宋体" w:cs="Arial" w:hint="eastAsia"/>
            <w:b/>
            <w:bCs/>
            <w:sz w:val="30"/>
            <w:szCs w:val="30"/>
            <w:rPrChange w:id="212" w:author="1 1" w:date="2026-03-14T23:36:00Z" w16du:dateUtc="2026-03-14T15:36:00Z">
              <w:rPr>
                <w:rFonts w:ascii="宋体" w:eastAsia="宋体" w:hAnsi="宋体" w:cs="Arial" w:hint="eastAsia"/>
                <w:sz w:val="24"/>
              </w:rPr>
            </w:rPrChange>
          </w:rPr>
          <w:t>3.2经济可行性</w:t>
        </w:r>
      </w:ins>
    </w:p>
    <w:p w14:paraId="2C0F5DA3" w14:textId="77777777" w:rsidR="007952E4" w:rsidRDefault="007952E4" w:rsidP="007952E4">
      <w:pPr>
        <w:spacing w:line="460" w:lineRule="exact"/>
        <w:ind w:firstLineChars="200" w:firstLine="480"/>
        <w:rPr>
          <w:ins w:id="213" w:author="1 1" w:date="2026-03-14T23:38:00Z" w16du:dateUtc="2026-03-14T15:38:00Z"/>
          <w:rFonts w:ascii="宋体" w:eastAsia="宋体" w:hAnsi="宋体" w:cs="Arial"/>
          <w:sz w:val="24"/>
        </w:rPr>
      </w:pPr>
      <w:ins w:id="214" w:author="1 1" w:date="2026-03-14T23:37:00Z" w16du:dateUtc="2026-03-14T15:37:00Z">
        <w:r w:rsidRPr="007952E4">
          <w:rPr>
            <w:rFonts w:ascii="宋体" w:eastAsia="宋体" w:hAnsi="宋体" w:cs="Arial" w:hint="eastAsia"/>
            <w:sz w:val="24"/>
            <w:rPrChange w:id="215" w:author="1 1" w:date="2026-03-14T23:37:00Z" w16du:dateUtc="2026-03-14T15:37:00Z">
              <w:rPr>
                <w:rFonts w:ascii="宋体" w:hAnsi="宋体" w:cs="仿宋_GB2312" w:hint="eastAsia"/>
                <w:sz w:val="28"/>
                <w:szCs w:val="28"/>
              </w:rPr>
            </w:rPrChange>
          </w:rPr>
          <w:t>本装置采用模块化设计，核心部件可实现国产化集成，单台造价约</w:t>
        </w:r>
        <w:r w:rsidRPr="007952E4">
          <w:rPr>
            <w:rFonts w:ascii="宋体" w:eastAsia="宋体" w:hAnsi="宋体" w:cs="Arial" w:hint="eastAsia"/>
            <w:sz w:val="24"/>
            <w:rPrChange w:id="216" w:author="1 1" w:date="2026-03-14T23:37:00Z" w16du:dateUtc="2026-03-14T15:37:00Z">
              <w:rPr>
                <w:rFonts w:ascii="宋体" w:hAnsi="宋体" w:cs="仿宋_GB2312" w:hint="eastAsia"/>
                <w:sz w:val="28"/>
                <w:szCs w:val="28"/>
              </w:rPr>
            </w:rPrChange>
          </w:rPr>
          <w:t>80-120</w:t>
        </w:r>
        <w:r w:rsidRPr="007952E4">
          <w:rPr>
            <w:rFonts w:ascii="宋体" w:eastAsia="宋体" w:hAnsi="宋体" w:cs="Arial" w:hint="eastAsia"/>
            <w:sz w:val="24"/>
            <w:rPrChange w:id="217" w:author="1 1" w:date="2026-03-14T23:37:00Z" w16du:dateUtc="2026-03-14T15:37:00Z">
              <w:rPr>
                <w:rFonts w:ascii="宋体" w:hAnsi="宋体" w:cs="仿宋_GB2312" w:hint="eastAsia"/>
                <w:sz w:val="28"/>
                <w:szCs w:val="28"/>
              </w:rPr>
            </w:rPrChange>
          </w:rPr>
          <w:t>万元，显著低于进口同类定制设备。通过技术转让或产学研合作，可快速实现小批量试制。其推广应用将大幅降低微液滴界面热力学研究门槛，为我国在结霜防冰、水合盐蓄能等领域取得原创性突破提供核心工具，有力促进相关产业的节能减排技术迭代，具有显著的社会与经济效益。</w:t>
        </w:r>
      </w:ins>
    </w:p>
    <w:p w14:paraId="2571F209" w14:textId="5BEA91AB" w:rsidR="007952E4" w:rsidRDefault="007952E4" w:rsidP="007952E4">
      <w:pPr>
        <w:spacing w:before="380" w:after="140" w:line="288" w:lineRule="auto"/>
        <w:outlineLvl w:val="0"/>
        <w:rPr>
          <w:ins w:id="218" w:author="1 1" w:date="2026-03-14T23:38:00Z" w16du:dateUtc="2026-03-14T15:38:00Z"/>
          <w:rFonts w:hint="eastAsia"/>
          <w:sz w:val="30"/>
          <w:szCs w:val="30"/>
        </w:rPr>
      </w:pPr>
      <w:ins w:id="219" w:author="1 1" w:date="2026-03-14T23:38:00Z" w16du:dateUtc="2026-03-14T15:38:00Z">
        <w:r>
          <w:rPr>
            <w:rFonts w:ascii="Arial" w:eastAsia="等线" w:hAnsi="Arial" w:cs="Arial" w:hint="eastAsia"/>
            <w:b/>
            <w:sz w:val="30"/>
            <w:szCs w:val="30"/>
          </w:rPr>
          <w:lastRenderedPageBreak/>
          <w:t>四</w:t>
        </w:r>
        <w:r>
          <w:rPr>
            <w:rFonts w:ascii="Arial" w:eastAsia="等线" w:hAnsi="Arial" w:cs="Arial"/>
            <w:b/>
            <w:sz w:val="30"/>
            <w:szCs w:val="30"/>
          </w:rPr>
          <w:t>、创新特色</w:t>
        </w:r>
      </w:ins>
    </w:p>
    <w:p w14:paraId="006D80D9" w14:textId="3E026C35" w:rsidR="007952E4" w:rsidRDefault="007952E4" w:rsidP="007952E4">
      <w:pPr>
        <w:spacing w:line="460" w:lineRule="exact"/>
        <w:rPr>
          <w:ins w:id="220" w:author="1 1" w:date="2026-03-14T23:42:00Z" w16du:dateUtc="2026-03-14T15:42:00Z"/>
          <w:rFonts w:ascii="宋体" w:eastAsia="宋体" w:hAnsi="宋体" w:cs="Arial"/>
          <w:sz w:val="24"/>
        </w:rPr>
      </w:pPr>
      <w:ins w:id="221" w:author="1 1" w:date="2026-03-14T23:38:00Z" w16du:dateUtc="2026-03-14T15:38:00Z">
        <w:r w:rsidRPr="007952E4">
          <w:rPr>
            <w:rFonts w:ascii="宋体" w:eastAsia="宋体" w:hAnsi="宋体" w:cs="Arial" w:hint="eastAsia"/>
            <w:b/>
            <w:bCs/>
            <w:sz w:val="30"/>
            <w:szCs w:val="30"/>
            <w:rPrChange w:id="222" w:author="1 1" w:date="2026-03-14T23:38:00Z" w16du:dateUtc="2026-03-14T15:38:00Z">
              <w:rPr>
                <w:rFonts w:ascii="宋体" w:eastAsia="宋体" w:hAnsi="宋体" w:cs="Arial" w:hint="eastAsia"/>
                <w:sz w:val="24"/>
              </w:rPr>
            </w:rPrChange>
          </w:rPr>
          <w:t>1.</w:t>
        </w:r>
      </w:ins>
      <w:ins w:id="223" w:author="1 1" w:date="2026-03-14T23:40:00Z" w16du:dateUtc="2026-03-14T15:40:00Z">
        <w:r w:rsidRPr="007952E4">
          <w:rPr>
            <w:rFonts w:ascii="宋体" w:eastAsia="宋体" w:hAnsi="宋体" w:cs="Arial" w:hint="eastAsia"/>
            <w:sz w:val="24"/>
          </w:rPr>
          <w:t xml:space="preserve"> </w:t>
        </w:r>
      </w:ins>
      <w:ins w:id="224" w:author="1 1" w:date="2026-03-14T23:41:00Z" w16du:dateUtc="2026-03-14T15:41:00Z">
        <w:r>
          <w:rPr>
            <w:rFonts w:ascii="宋体" w:eastAsia="宋体" w:hAnsi="宋体" w:cs="Arial" w:hint="eastAsia"/>
            <w:sz w:val="24"/>
          </w:rPr>
          <w:t>利用</w:t>
        </w:r>
        <w:r>
          <w:rPr>
            <w:rFonts w:ascii="宋体" w:eastAsia="宋体" w:hAnsi="宋体" w:cs="Arial" w:hint="eastAsia"/>
            <w:sz w:val="24"/>
          </w:rPr>
          <w:t>超高分辨率红外成像测试仪</w:t>
        </w:r>
        <w:r>
          <w:rPr>
            <w:rFonts w:ascii="宋体" w:eastAsia="宋体" w:hAnsi="宋体" w:cs="Arial" w:hint="eastAsia"/>
            <w:sz w:val="24"/>
          </w:rPr>
          <w:t>来解决</w:t>
        </w:r>
        <w:r>
          <w:rPr>
            <w:rFonts w:ascii="宋体" w:eastAsia="宋体" w:hAnsi="宋体" w:cs="Arial" w:hint="eastAsia"/>
            <w:sz w:val="24"/>
          </w:rPr>
          <w:t>无法满足微米级液滴气液界面温度分布测量要求。</w:t>
        </w:r>
      </w:ins>
      <w:ins w:id="225" w:author="1 1" w:date="2026-03-14T23:42:00Z" w16du:dateUtc="2026-03-14T15:42:00Z">
        <w:r>
          <w:rPr>
            <w:rFonts w:ascii="宋体" w:eastAsia="宋体" w:hAnsi="宋体" w:cs="Arial" w:hint="eastAsia"/>
            <w:sz w:val="24"/>
          </w:rPr>
          <w:t>从而</w:t>
        </w:r>
      </w:ins>
      <w:ins w:id="226" w:author="1 1" w:date="2026-03-14T23:40:00Z" w16du:dateUtc="2026-03-14T15:40:00Z">
        <w:r>
          <w:rPr>
            <w:rFonts w:ascii="宋体" w:eastAsia="宋体" w:hAnsi="宋体" w:cs="Arial" w:hint="eastAsia"/>
            <w:sz w:val="24"/>
          </w:rPr>
          <w:t>探究微液滴结霜或结晶中气液界面热过程和其机理</w:t>
        </w:r>
      </w:ins>
      <w:ins w:id="227" w:author="1 1" w:date="2026-03-14T23:42:00Z" w16du:dateUtc="2026-03-14T15:42:00Z">
        <w:r>
          <w:rPr>
            <w:rFonts w:ascii="宋体" w:eastAsia="宋体" w:hAnsi="宋体" w:cs="Arial" w:hint="eastAsia"/>
            <w:sz w:val="24"/>
          </w:rPr>
          <w:t>。</w:t>
        </w:r>
      </w:ins>
    </w:p>
    <w:p w14:paraId="4C1D285E" w14:textId="2C291CE0" w:rsidR="007952E4" w:rsidRDefault="007952E4" w:rsidP="007952E4">
      <w:pPr>
        <w:spacing w:line="460" w:lineRule="exact"/>
        <w:rPr>
          <w:ins w:id="228" w:author="1 1" w:date="2026-03-14T23:46:00Z" w16du:dateUtc="2026-03-14T15:46:00Z"/>
          <w:rFonts w:ascii="Arial" w:eastAsia="等线" w:hAnsi="Arial" w:cs="Arial"/>
          <w:sz w:val="24"/>
        </w:rPr>
      </w:pPr>
      <w:ins w:id="229" w:author="1 1" w:date="2026-03-14T23:42:00Z" w16du:dateUtc="2026-03-14T15:42:00Z">
        <w:r w:rsidRPr="007952E4">
          <w:rPr>
            <w:rFonts w:ascii="宋体" w:eastAsia="宋体" w:hAnsi="宋体" w:cs="Arial" w:hint="eastAsia"/>
            <w:b/>
            <w:bCs/>
            <w:sz w:val="30"/>
            <w:szCs w:val="30"/>
            <w:rPrChange w:id="230" w:author="1 1" w:date="2026-03-14T23:42:00Z" w16du:dateUtc="2026-03-14T15:42:00Z">
              <w:rPr>
                <w:rFonts w:ascii="宋体" w:eastAsia="宋体" w:hAnsi="宋体" w:cs="Arial" w:hint="eastAsia"/>
                <w:sz w:val="24"/>
              </w:rPr>
            </w:rPrChange>
          </w:rPr>
          <w:t>2.</w:t>
        </w:r>
      </w:ins>
      <w:ins w:id="231" w:author="1 1" w:date="2026-03-14T23:43:00Z" w16du:dateUtc="2026-03-14T15:43:00Z">
        <w:r w:rsidRPr="007952E4">
          <w:rPr>
            <w:rFonts w:ascii="Arial" w:eastAsia="等线" w:hAnsi="Arial" w:cs="Arial" w:hint="eastAsia"/>
            <w:sz w:val="24"/>
          </w:rPr>
          <w:t xml:space="preserve"> </w:t>
        </w:r>
        <w:r>
          <w:rPr>
            <w:rFonts w:ascii="Arial" w:eastAsia="等线" w:hAnsi="Arial" w:cs="Arial" w:hint="eastAsia"/>
            <w:sz w:val="24"/>
          </w:rPr>
          <w:t>采用</w:t>
        </w:r>
      </w:ins>
      <w:ins w:id="232" w:author="1 1" w:date="2026-03-14T23:44:00Z" w16du:dateUtc="2026-03-14T15:44:00Z">
        <w:r>
          <w:rPr>
            <w:rFonts w:ascii="宋体" w:eastAsia="宋体" w:hAnsi="宋体" w:cs="Arial"/>
            <w:sz w:val="24"/>
          </w:rPr>
          <w:t>舱体环境控制模块、实验台处理模块</w:t>
        </w:r>
        <w:r>
          <w:rPr>
            <w:rFonts w:ascii="宋体" w:eastAsia="宋体" w:hAnsi="宋体" w:cs="Arial" w:hint="eastAsia"/>
            <w:sz w:val="24"/>
          </w:rPr>
          <w:t>实现环境和样品</w:t>
        </w:r>
      </w:ins>
      <w:ins w:id="233" w:author="1 1" w:date="2026-03-14T23:45:00Z" w16du:dateUtc="2026-03-14T15:45:00Z">
        <w:r>
          <w:rPr>
            <w:rFonts w:ascii="Arial" w:eastAsia="等线" w:hAnsi="Arial" w:cs="Arial" w:hint="eastAsia"/>
            <w:sz w:val="24"/>
          </w:rPr>
          <w:t>的</w:t>
        </w:r>
      </w:ins>
      <w:ins w:id="234" w:author="1 1" w:date="2026-03-14T23:43:00Z" w16du:dateUtc="2026-03-14T15:43:00Z">
        <w:r>
          <w:rPr>
            <w:rFonts w:ascii="Arial" w:eastAsia="等线" w:hAnsi="Arial" w:cs="Arial" w:hint="eastAsia"/>
            <w:sz w:val="24"/>
          </w:rPr>
          <w:t>宽温度、湿度域调节，</w:t>
        </w:r>
      </w:ins>
      <w:ins w:id="235" w:author="1 1" w:date="2026-03-14T23:45:00Z" w16du:dateUtc="2026-03-14T15:45:00Z">
        <w:r>
          <w:rPr>
            <w:rFonts w:ascii="Arial" w:eastAsia="等线" w:hAnsi="Arial" w:cs="Arial" w:hint="eastAsia"/>
            <w:sz w:val="24"/>
          </w:rPr>
          <w:t>既能满足</w:t>
        </w:r>
        <w:r w:rsidR="00303C3A">
          <w:rPr>
            <w:rFonts w:ascii="Arial" w:eastAsia="等线" w:hAnsi="Arial" w:cs="Arial" w:hint="eastAsia"/>
            <w:sz w:val="24"/>
          </w:rPr>
          <w:t>测试环境的苛刻条件又能减少温度</w:t>
        </w:r>
      </w:ins>
      <w:ins w:id="236" w:author="1 1" w:date="2026-03-14T23:46:00Z" w16du:dateUtc="2026-03-14T15:46:00Z">
        <w:r w:rsidR="00303C3A">
          <w:rPr>
            <w:rFonts w:ascii="Arial" w:eastAsia="等线" w:hAnsi="Arial" w:cs="Arial" w:hint="eastAsia"/>
            <w:sz w:val="24"/>
          </w:rPr>
          <w:t>滞后所带来的温差进行实时调控监测。</w:t>
        </w:r>
      </w:ins>
    </w:p>
    <w:p w14:paraId="5E20D15E" w14:textId="49244E57" w:rsidR="00303C3A" w:rsidRPr="00303C3A" w:rsidRDefault="00303C3A" w:rsidP="007952E4">
      <w:pPr>
        <w:spacing w:line="460" w:lineRule="exact"/>
        <w:rPr>
          <w:ins w:id="237" w:author="1 1" w:date="2026-03-14T23:37:00Z" w16du:dateUtc="2026-03-14T15:37:00Z"/>
          <w:rFonts w:ascii="宋体" w:eastAsia="宋体" w:hAnsi="宋体" w:cs="Arial" w:hint="eastAsia"/>
          <w:sz w:val="24"/>
          <w:rPrChange w:id="238" w:author="1 1" w:date="2026-03-14T23:47:00Z" w16du:dateUtc="2026-03-14T15:47:00Z">
            <w:rPr>
              <w:ins w:id="239" w:author="1 1" w:date="2026-03-14T23:37:00Z" w16du:dateUtc="2026-03-14T15:37:00Z"/>
              <w:rFonts w:ascii="宋体" w:hAnsi="宋体" w:cs="仿宋_GB2312" w:hint="eastAsia"/>
              <w:sz w:val="28"/>
              <w:szCs w:val="28"/>
            </w:rPr>
          </w:rPrChange>
        </w:rPr>
        <w:pPrChange w:id="240" w:author="1 1" w:date="2026-03-14T23:38:00Z" w16du:dateUtc="2026-03-14T15:38:00Z">
          <w:pPr>
            <w:spacing w:line="460" w:lineRule="exact"/>
            <w:ind w:firstLineChars="200" w:firstLine="480"/>
          </w:pPr>
        </w:pPrChange>
      </w:pPr>
      <w:ins w:id="241" w:author="1 1" w:date="2026-03-14T23:46:00Z" w16du:dateUtc="2026-03-14T15:46:00Z">
        <w:r w:rsidRPr="00303C3A">
          <w:rPr>
            <w:rFonts w:ascii="宋体" w:eastAsia="宋体" w:hAnsi="宋体" w:cs="Arial" w:hint="eastAsia"/>
            <w:b/>
            <w:bCs/>
            <w:sz w:val="30"/>
            <w:szCs w:val="30"/>
            <w:rPrChange w:id="242" w:author="1 1" w:date="2026-03-14T23:46:00Z" w16du:dateUtc="2026-03-14T15:46:00Z">
              <w:rPr>
                <w:rFonts w:ascii="Arial" w:eastAsia="等线" w:hAnsi="Arial" w:cs="Arial" w:hint="eastAsia"/>
                <w:sz w:val="24"/>
              </w:rPr>
            </w:rPrChange>
          </w:rPr>
          <w:t>3.</w:t>
        </w:r>
      </w:ins>
      <w:ins w:id="243" w:author="1 1" w:date="2026-03-14T23:47:00Z" w16du:dateUtc="2026-03-14T15:47:00Z">
        <w:r>
          <w:rPr>
            <w:rFonts w:ascii="宋体" w:eastAsia="宋体" w:hAnsi="宋体" w:cs="Arial" w:hint="eastAsia"/>
            <w:sz w:val="24"/>
          </w:rPr>
          <w:t>以三维观测成像并结合自动化、集成化</w:t>
        </w:r>
      </w:ins>
      <w:ins w:id="244" w:author="1 1" w:date="2026-03-14T23:48:00Z" w16du:dateUtc="2026-03-14T15:48:00Z">
        <w:r>
          <w:rPr>
            <w:rFonts w:ascii="宋体" w:eastAsia="宋体" w:hAnsi="宋体" w:cs="Arial" w:hint="eastAsia"/>
            <w:sz w:val="24"/>
          </w:rPr>
          <w:t>一体控制与遥感技术，实现对</w:t>
        </w:r>
      </w:ins>
      <w:ins w:id="245" w:author="1 1" w:date="2026-03-14T23:49:00Z" w16du:dateUtc="2026-03-14T15:49:00Z">
        <w:r>
          <w:rPr>
            <w:rFonts w:ascii="宋体" w:eastAsia="宋体" w:hAnsi="宋体" w:cs="Arial" w:hint="eastAsia"/>
            <w:sz w:val="24"/>
          </w:rPr>
          <w:t>两相界面的全过程完整温度场图像，为机理分析</w:t>
        </w:r>
      </w:ins>
      <w:ins w:id="246" w:author="1 1" w:date="2026-03-14T23:50:00Z" w16du:dateUtc="2026-03-14T15:50:00Z">
        <w:r>
          <w:rPr>
            <w:rFonts w:ascii="宋体" w:eastAsia="宋体" w:hAnsi="宋体" w:cs="Arial" w:hint="eastAsia"/>
            <w:sz w:val="24"/>
          </w:rPr>
          <w:t>提供完备条件。</w:t>
        </w:r>
      </w:ins>
    </w:p>
    <w:p w14:paraId="5B9F1D8B" w14:textId="4515D7FC" w:rsidR="007952E4" w:rsidRPr="00303C3A" w:rsidRDefault="00303C3A" w:rsidP="00303C3A">
      <w:pPr>
        <w:spacing w:before="380" w:after="140" w:line="288" w:lineRule="auto"/>
        <w:outlineLvl w:val="0"/>
        <w:rPr>
          <w:ins w:id="247" w:author="1 1" w:date="2026-03-14T23:36:00Z" w16du:dateUtc="2026-03-14T15:36:00Z"/>
          <w:rFonts w:ascii="Arial" w:eastAsia="等线" w:hAnsi="Arial" w:cs="Arial" w:hint="eastAsia"/>
          <w:b/>
          <w:sz w:val="30"/>
          <w:szCs w:val="30"/>
          <w:rPrChange w:id="248" w:author="1 1" w:date="2026-03-14T23:51:00Z" w16du:dateUtc="2026-03-14T15:51:00Z">
            <w:rPr>
              <w:ins w:id="249" w:author="1 1" w:date="2026-03-14T23:36:00Z" w16du:dateUtc="2026-03-14T15:36:00Z"/>
              <w:rFonts w:ascii="宋体" w:eastAsia="宋体" w:hAnsi="宋体" w:cs="Arial" w:hint="eastAsia"/>
              <w:sz w:val="24"/>
            </w:rPr>
          </w:rPrChange>
        </w:rPr>
        <w:pPrChange w:id="250" w:author="1 1" w:date="2026-03-14T23:51:00Z" w16du:dateUtc="2026-03-14T15:51:00Z">
          <w:pPr>
            <w:spacing w:before="120" w:after="120" w:line="288" w:lineRule="auto"/>
            <w:ind w:firstLineChars="200" w:firstLine="600"/>
          </w:pPr>
        </w:pPrChange>
      </w:pPr>
      <w:ins w:id="251" w:author="1 1" w:date="2026-03-14T23:50:00Z" w16du:dateUtc="2026-03-14T15:50:00Z">
        <w:r>
          <w:rPr>
            <w:rFonts w:ascii="Arial" w:eastAsia="等线" w:hAnsi="Arial" w:cs="Arial" w:hint="eastAsia"/>
            <w:b/>
            <w:sz w:val="30"/>
            <w:szCs w:val="30"/>
          </w:rPr>
          <w:t>五</w:t>
        </w:r>
        <w:r>
          <w:rPr>
            <w:rFonts w:ascii="Arial" w:eastAsia="等线" w:hAnsi="Arial" w:cs="Arial"/>
            <w:b/>
            <w:sz w:val="30"/>
            <w:szCs w:val="30"/>
          </w:rPr>
          <w:t>、应用前景</w:t>
        </w:r>
      </w:ins>
    </w:p>
    <w:p w14:paraId="785AFC3E" w14:textId="2D805C64" w:rsidR="00303C3A" w:rsidRPr="00303C3A" w:rsidRDefault="00303C3A" w:rsidP="006E5D4C">
      <w:pPr>
        <w:spacing w:before="120" w:after="120" w:line="288" w:lineRule="auto"/>
        <w:ind w:firstLineChars="200" w:firstLine="480"/>
        <w:rPr>
          <w:ins w:id="252" w:author="1 1" w:date="2026-03-14T23:52:00Z" w16du:dateUtc="2026-03-14T15:52:00Z"/>
          <w:rFonts w:ascii="宋体" w:eastAsia="宋体" w:hAnsi="宋体" w:cs="Arial" w:hint="eastAsia"/>
          <w:sz w:val="24"/>
          <w:rPrChange w:id="253" w:author="1 1" w:date="2026-03-14T23:53:00Z" w16du:dateUtc="2026-03-14T15:53:00Z">
            <w:rPr>
              <w:ins w:id="254" w:author="1 1" w:date="2026-03-14T23:52:00Z" w16du:dateUtc="2026-03-14T15:52:00Z"/>
              <w:rFonts w:ascii="宋体" w:hAnsi="宋体" w:cs="仿宋_GB2312" w:hint="eastAsia"/>
              <w:sz w:val="28"/>
              <w:szCs w:val="28"/>
            </w:rPr>
          </w:rPrChange>
        </w:rPr>
        <w:pPrChange w:id="255" w:author="1 1" w:date="2026-03-15T00:00:00Z" w16du:dateUtc="2026-03-14T16:00:00Z">
          <w:pPr>
            <w:spacing w:line="460" w:lineRule="exact"/>
            <w:ind w:firstLineChars="200" w:firstLine="560"/>
          </w:pPr>
        </w:pPrChange>
      </w:pPr>
      <w:ins w:id="256" w:author="1 1" w:date="2026-03-14T23:52:00Z" w16du:dateUtc="2026-03-14T15:52:00Z">
        <w:r w:rsidRPr="00303C3A">
          <w:rPr>
            <w:rFonts w:ascii="宋体" w:eastAsia="宋体" w:hAnsi="宋体" w:cs="Arial" w:hint="eastAsia"/>
            <w:sz w:val="24"/>
            <w:rPrChange w:id="257" w:author="1 1" w:date="2026-03-14T23:53:00Z" w16du:dateUtc="2026-03-14T15:53:00Z">
              <w:rPr>
                <w:rFonts w:ascii="宋体" w:hAnsi="宋体" w:cs="仿宋_GB2312" w:hint="eastAsia"/>
                <w:sz w:val="28"/>
                <w:szCs w:val="28"/>
              </w:rPr>
            </w:rPrChange>
          </w:rPr>
          <w:t>本装置作为高端科研仪器，主要面向高校、航空航天院所、风电及储能企业研发中心。随着我国对新能源装备防除冰及高效储热技术的迫切需求，</w:t>
        </w:r>
      </w:ins>
      <w:ins w:id="258" w:author="1 1" w:date="2026-03-14T23:56:00Z" w16du:dateUtc="2026-03-14T15:56:00Z">
        <w:r w:rsidR="00774BE5">
          <w:rPr>
            <w:rFonts w:ascii="宋体" w:eastAsia="宋体" w:hAnsi="宋体" w:cs="Arial" w:hint="eastAsia"/>
            <w:sz w:val="24"/>
          </w:rPr>
          <w:t>对于</w:t>
        </w:r>
      </w:ins>
      <w:ins w:id="259" w:author="1 1" w:date="2026-03-14T23:57:00Z" w16du:dateUtc="2026-03-14T15:57:00Z">
        <w:r w:rsidR="00774BE5">
          <w:rPr>
            <w:rFonts w:ascii="宋体" w:eastAsia="宋体" w:hAnsi="宋体" w:cs="Arial" w:hint="eastAsia"/>
            <w:sz w:val="24"/>
          </w:rPr>
          <w:t>新型蓄冷材料</w:t>
        </w:r>
      </w:ins>
      <w:ins w:id="260" w:author="1 1" w:date="2026-03-14T23:58:00Z" w16du:dateUtc="2026-03-14T15:58:00Z">
        <w:r w:rsidR="00774BE5">
          <w:rPr>
            <w:rFonts w:ascii="宋体" w:eastAsia="宋体" w:hAnsi="宋体" w:cs="Arial" w:hint="eastAsia"/>
            <w:sz w:val="24"/>
          </w:rPr>
          <w:t>的发现与控制研究也可适用，</w:t>
        </w:r>
      </w:ins>
      <w:ins w:id="261" w:author="1 1" w:date="2026-03-14T23:52:00Z" w16du:dateUtc="2026-03-14T15:52:00Z">
        <w:r w:rsidRPr="00303C3A">
          <w:rPr>
            <w:rFonts w:ascii="宋体" w:eastAsia="宋体" w:hAnsi="宋体" w:cs="Arial" w:hint="eastAsia"/>
            <w:sz w:val="24"/>
            <w:rPrChange w:id="262" w:author="1 1" w:date="2026-03-14T23:53:00Z" w16du:dateUtc="2026-03-14T15:53:00Z">
              <w:rPr>
                <w:rFonts w:ascii="宋体" w:hAnsi="宋体" w:cs="仿宋_GB2312" w:hint="eastAsia"/>
                <w:sz w:val="28"/>
                <w:szCs w:val="28"/>
              </w:rPr>
            </w:rPrChange>
          </w:rPr>
          <w:t>市场前景广阔。</w:t>
        </w:r>
      </w:ins>
      <w:ins w:id="263" w:author="1 1" w:date="2026-03-14T23:59:00Z" w16du:dateUtc="2026-03-14T15:59:00Z">
        <w:r w:rsidR="00774BE5">
          <w:rPr>
            <w:rFonts w:ascii="宋体" w:eastAsia="宋体" w:hAnsi="宋体" w:cs="Arial" w:hint="eastAsia"/>
            <w:sz w:val="24"/>
          </w:rPr>
          <w:t>预计将在2026年内完成出版，并不拘泥于</w:t>
        </w:r>
      </w:ins>
      <w:ins w:id="264" w:author="1 1" w:date="2026-03-15T00:00:00Z" w16du:dateUtc="2026-03-14T16:00:00Z">
        <w:r w:rsidR="00774BE5">
          <w:rPr>
            <w:rFonts w:ascii="宋体" w:eastAsia="宋体" w:hAnsi="宋体" w:cs="Arial" w:hint="eastAsia"/>
            <w:sz w:val="24"/>
          </w:rPr>
          <w:t>单一领应用，</w:t>
        </w:r>
      </w:ins>
      <w:ins w:id="265" w:author="1 1" w:date="2026-03-14T23:53:00Z" w16du:dateUtc="2026-03-14T15:53:00Z">
        <w:r>
          <w:rPr>
            <w:rFonts w:ascii="宋体" w:eastAsia="宋体" w:hAnsi="宋体" w:cs="Arial"/>
            <w:sz w:val="24"/>
          </w:rPr>
          <w:t>未来，我们还将持续优化装置的性能，拓展其应用场景，比如适配更极端的高低温环境、增加数据自动分析功能等，为节能降碳、技术创新贡献力量。</w:t>
        </w:r>
      </w:ins>
    </w:p>
    <w:p w14:paraId="7997B5FD" w14:textId="7F5BA99A" w:rsidR="0089435B" w:rsidDel="00303C3A" w:rsidRDefault="00000000">
      <w:pPr>
        <w:spacing w:before="120" w:after="120" w:line="288" w:lineRule="auto"/>
        <w:ind w:firstLineChars="200" w:firstLine="480"/>
        <w:rPr>
          <w:del w:id="266" w:author="1 1" w:date="2026-03-14T23:51:00Z" w16du:dateUtc="2026-03-14T15:51:00Z"/>
          <w:rFonts w:ascii="宋体" w:eastAsia="宋体" w:hAnsi="宋体" w:cs="Arial" w:hint="eastAsia"/>
          <w:sz w:val="24"/>
        </w:rPr>
      </w:pPr>
      <w:del w:id="267" w:author="1 1" w:date="2026-03-14T23:51:00Z" w16du:dateUtc="2026-03-14T15:51:00Z">
        <w:r w:rsidDel="00303C3A">
          <w:rPr>
            <w:rFonts w:ascii="宋体" w:eastAsia="宋体" w:hAnsi="宋体" w:cs="Arial"/>
            <w:sz w:val="24"/>
          </w:rPr>
          <w:delText>这款装置的核心逻辑的是“协同联动、精准同步”——通过外部计算机控制三轴微观红外成像仪，实时捕捉实验过程并传输图像，借助遥感技术测绘每帧温度梯度图，精准还原温度变化全过程，实现全方位、无死角的实时观测；样品区的铜板被保温材料紧密包围，通过恒温水浴通入冷却液进行精准控温，结合热电偶的实时监测，有效隔绝外界环境对样品温度的影响，确保实验条件的稳定性；而舱体环境控制模块则持续工作，通过空气处理与循环的协同，为整个实验提供均匀、稳定的恒温恒湿环境，三大模块相互配合、无缝衔接，让每一次实验都能达到高精度、高可靠性的要求。</w:delText>
        </w:r>
      </w:del>
    </w:p>
    <w:p w14:paraId="4C2DB321" w14:textId="766F69E8" w:rsidR="0089435B" w:rsidDel="00303C3A" w:rsidRDefault="00000000">
      <w:pPr>
        <w:spacing w:before="380" w:after="140" w:line="288" w:lineRule="auto"/>
        <w:outlineLvl w:val="0"/>
        <w:rPr>
          <w:del w:id="268" w:author="1 1" w:date="2026-03-14T23:50:00Z" w16du:dateUtc="2026-03-14T15:50:00Z"/>
          <w:rFonts w:hint="eastAsia"/>
          <w:sz w:val="30"/>
          <w:szCs w:val="30"/>
        </w:rPr>
      </w:pPr>
      <w:bookmarkStart w:id="269" w:name="heading_3"/>
      <w:del w:id="270" w:author="1 1" w:date="2026-03-14T23:50:00Z" w16du:dateUtc="2026-03-14T15:50:00Z">
        <w:r w:rsidDel="00303C3A">
          <w:rPr>
            <w:rFonts w:ascii="Arial" w:eastAsia="等线" w:hAnsi="Arial" w:cs="Arial" w:hint="eastAsia"/>
            <w:b/>
            <w:sz w:val="30"/>
            <w:szCs w:val="30"/>
          </w:rPr>
          <w:delText>三</w:delText>
        </w:r>
        <w:r w:rsidDel="00303C3A">
          <w:rPr>
            <w:rFonts w:ascii="Arial" w:eastAsia="等线" w:hAnsi="Arial" w:cs="Arial"/>
            <w:b/>
            <w:sz w:val="30"/>
            <w:szCs w:val="30"/>
          </w:rPr>
          <w:delText>、创新特色</w:delText>
        </w:r>
        <w:r w:rsidDel="00303C3A">
          <w:rPr>
            <w:rFonts w:ascii="Arial" w:eastAsia="等线" w:hAnsi="Arial" w:cs="Arial" w:hint="eastAsia"/>
            <w:b/>
            <w:sz w:val="30"/>
            <w:szCs w:val="30"/>
          </w:rPr>
          <w:delText>（</w:delText>
        </w:r>
        <w:r w:rsidDel="00303C3A">
          <w:rPr>
            <w:rFonts w:ascii="Arial" w:eastAsia="等线" w:hAnsi="Arial" w:cs="Arial"/>
            <w:b/>
            <w:sz w:val="30"/>
            <w:szCs w:val="30"/>
          </w:rPr>
          <w:delText>打破局限，打造差异化技术优势</w:delText>
        </w:r>
        <w:bookmarkEnd w:id="269"/>
        <w:r w:rsidDel="00303C3A">
          <w:rPr>
            <w:rFonts w:ascii="Arial" w:eastAsia="等线" w:hAnsi="Arial" w:cs="Arial" w:hint="eastAsia"/>
            <w:b/>
            <w:sz w:val="30"/>
            <w:szCs w:val="30"/>
          </w:rPr>
          <w:delText>）</w:delText>
        </w:r>
      </w:del>
    </w:p>
    <w:p w14:paraId="2DF53F31" w14:textId="32CDE914" w:rsidR="0089435B" w:rsidDel="00303C3A" w:rsidRDefault="00000000">
      <w:pPr>
        <w:spacing w:before="120" w:after="120" w:line="288" w:lineRule="auto"/>
        <w:ind w:firstLineChars="200" w:firstLine="480"/>
        <w:rPr>
          <w:del w:id="271" w:author="1 1" w:date="2026-03-14T23:50:00Z" w16du:dateUtc="2026-03-14T15:50:00Z"/>
          <w:rFonts w:ascii="宋体" w:eastAsia="宋体" w:hAnsi="宋体" w:cs="Arial" w:hint="eastAsia"/>
          <w:sz w:val="24"/>
        </w:rPr>
      </w:pPr>
      <w:commentRangeStart w:id="272"/>
      <w:del w:id="273" w:author="1 1" w:date="2026-03-14T23:50:00Z" w16du:dateUtc="2026-03-14T15:50:00Z">
        <w:r w:rsidDel="00303C3A">
          <w:rPr>
            <w:rFonts w:ascii="宋体" w:eastAsia="宋体" w:hAnsi="宋体" w:cs="Arial"/>
            <w:sz w:val="24"/>
          </w:rPr>
          <w:delText>不同于传统测试装置的单一化、零散化设计，我们的作品在创新上实现了多维度突破，既立足技术痛点解决，又兼顾实用性与延展性，形成了鲜明的差异化优势。</w:delText>
        </w:r>
      </w:del>
    </w:p>
    <w:p w14:paraId="1548DAF8" w14:textId="6A6889B8" w:rsidR="0089435B" w:rsidDel="00303C3A" w:rsidRDefault="00000000">
      <w:pPr>
        <w:spacing w:before="120" w:after="120" w:line="288" w:lineRule="auto"/>
        <w:rPr>
          <w:del w:id="274" w:author="1 1" w:date="2026-03-14T23:50:00Z" w16du:dateUtc="2026-03-14T15:50:00Z"/>
          <w:rFonts w:ascii="宋体" w:eastAsia="宋体" w:hAnsi="宋体" w:cs="Arial" w:hint="eastAsia"/>
          <w:sz w:val="24"/>
        </w:rPr>
      </w:pPr>
      <w:del w:id="275" w:author="1 1" w:date="2026-03-14T23:50:00Z" w16du:dateUtc="2026-03-14T15:50:00Z">
        <w:r w:rsidDel="00303C3A">
          <w:rPr>
            <w:rFonts w:ascii="宋体" w:eastAsia="宋体" w:hAnsi="宋体" w:cs="Arial" w:hint="eastAsia"/>
            <w:sz w:val="24"/>
          </w:rPr>
          <w:delText>1.</w:delText>
        </w:r>
        <w:r w:rsidDel="00303C3A">
          <w:rPr>
            <w:rFonts w:ascii="宋体" w:eastAsia="宋体" w:hAnsi="宋体" w:cs="Arial"/>
            <w:sz w:val="24"/>
          </w:rPr>
          <w:delText>观测模式创新，突破单一角度观测的局限，采用“上方+侧方”三轴协同观测设计，结合XYZ多轴模组的灵活移动，实现全方位三视图成像与微观热场同步测量，且观测装置可灵活替换，适配不同实验场景，让观测更具灵活性与全面性；</w:delText>
        </w:r>
      </w:del>
    </w:p>
    <w:p w14:paraId="0C40D707" w14:textId="025AABBD" w:rsidR="0089435B" w:rsidDel="00303C3A" w:rsidRDefault="00000000">
      <w:pPr>
        <w:spacing w:before="120" w:after="120" w:line="288" w:lineRule="auto"/>
        <w:rPr>
          <w:del w:id="276" w:author="1 1" w:date="2026-03-14T23:50:00Z" w16du:dateUtc="2026-03-14T15:50:00Z"/>
          <w:rFonts w:ascii="宋体" w:eastAsia="宋体" w:hAnsi="宋体" w:cs="Arial" w:hint="eastAsia"/>
          <w:sz w:val="24"/>
        </w:rPr>
      </w:pPr>
      <w:del w:id="277" w:author="1 1" w:date="2026-03-14T23:50:00Z" w16du:dateUtc="2026-03-14T15:50:00Z">
        <w:r w:rsidDel="00303C3A">
          <w:rPr>
            <w:rFonts w:ascii="宋体" w:eastAsia="宋体" w:hAnsi="宋体" w:cs="Arial" w:hint="eastAsia"/>
            <w:sz w:val="24"/>
          </w:rPr>
          <w:delText>2.</w:delText>
        </w:r>
        <w:r w:rsidDel="00303C3A">
          <w:rPr>
            <w:rFonts w:ascii="宋体" w:eastAsia="宋体" w:hAnsi="宋体" w:cs="Arial"/>
            <w:sz w:val="24"/>
          </w:rPr>
          <w:delText>一体化集成创新，打破观测、环境调控、数据采集的割裂壁垒，将三大核心模块有机整合，实现“一键启动、全程可控”，无需零散设备拼接，既简化了操作流程，又避免了设备交叉使用对实验环境的破坏，大幅提升实验效率与可重复性；</w:delText>
        </w:r>
      </w:del>
    </w:p>
    <w:p w14:paraId="6163B2A6" w14:textId="740ED1EF" w:rsidR="0089435B" w:rsidDel="00303C3A" w:rsidRDefault="00000000">
      <w:pPr>
        <w:spacing w:before="120" w:after="120" w:line="288" w:lineRule="auto"/>
        <w:rPr>
          <w:del w:id="278" w:author="1 1" w:date="2026-03-14T23:50:00Z" w16du:dateUtc="2026-03-14T15:50:00Z"/>
          <w:rFonts w:ascii="宋体" w:eastAsia="宋体" w:hAnsi="宋体" w:cs="Arial" w:hint="eastAsia"/>
          <w:sz w:val="24"/>
        </w:rPr>
      </w:pPr>
      <w:del w:id="279" w:author="1 1" w:date="2026-03-14T23:50:00Z" w16du:dateUtc="2026-03-14T15:50:00Z">
        <w:r w:rsidDel="00303C3A">
          <w:rPr>
            <w:rFonts w:ascii="宋体" w:eastAsia="宋体" w:hAnsi="宋体" w:cs="Arial" w:hint="eastAsia"/>
            <w:sz w:val="24"/>
          </w:rPr>
          <w:delText>3.</w:delText>
        </w:r>
        <w:r w:rsidDel="00303C3A">
          <w:rPr>
            <w:rFonts w:ascii="宋体" w:eastAsia="宋体" w:hAnsi="宋体" w:cs="Arial"/>
            <w:sz w:val="24"/>
          </w:rPr>
          <w:delText>环境调控创新，优化气流组织设计，通过狭缝式送风口与圆孔均流板的搭配，根除气流死角，实现舱体环境参数的均匀稳定，同时结合闭环控温系统，将样品区与舱体环境的温度偏差控制在极小范围，突破传统装置的控温精度瓶颈；</w:delText>
        </w:r>
      </w:del>
    </w:p>
    <w:p w14:paraId="17891060" w14:textId="3F838335" w:rsidR="0089435B" w:rsidDel="00303C3A" w:rsidRDefault="00000000">
      <w:pPr>
        <w:spacing w:before="120" w:after="120" w:line="288" w:lineRule="auto"/>
        <w:rPr>
          <w:del w:id="280" w:author="1 1" w:date="2026-03-14T23:50:00Z" w16du:dateUtc="2026-03-14T15:50:00Z"/>
          <w:rFonts w:ascii="宋体" w:eastAsia="宋体" w:hAnsi="宋体" w:cs="Arial" w:hint="eastAsia"/>
          <w:sz w:val="24"/>
        </w:rPr>
      </w:pPr>
      <w:del w:id="281" w:author="1 1" w:date="2026-03-14T23:50:00Z" w16du:dateUtc="2026-03-14T15:50:00Z">
        <w:r w:rsidDel="00303C3A">
          <w:rPr>
            <w:rFonts w:ascii="宋体" w:eastAsia="宋体" w:hAnsi="宋体" w:cs="Arial" w:hint="eastAsia"/>
            <w:sz w:val="24"/>
          </w:rPr>
          <w:delText>4.测试可创新性</w:delText>
        </w:r>
        <w:r w:rsidDel="00303C3A">
          <w:rPr>
            <w:rFonts w:ascii="宋体" w:eastAsia="宋体" w:hAnsi="宋体" w:cs="Arial"/>
            <w:sz w:val="24"/>
          </w:rPr>
          <w:delText>设计，手套操作口、保温玻璃视窗</w:delText>
        </w:r>
        <w:r w:rsidDel="00303C3A">
          <w:rPr>
            <w:rFonts w:ascii="宋体" w:eastAsia="宋体" w:hAnsi="宋体" w:cs="Arial" w:hint="eastAsia"/>
            <w:sz w:val="24"/>
          </w:rPr>
          <w:delText>和稳定风场</w:delText>
        </w:r>
        <w:r w:rsidDel="00303C3A">
          <w:rPr>
            <w:rFonts w:ascii="宋体" w:eastAsia="宋体" w:hAnsi="宋体" w:cs="Arial"/>
            <w:sz w:val="24"/>
          </w:rPr>
          <w:delText>等细节设计，既解决了实验中调整样品破坏环境的难题，</w:delText>
        </w:r>
        <w:r w:rsidDel="00303C3A">
          <w:rPr>
            <w:rFonts w:ascii="宋体" w:eastAsia="宋体" w:hAnsi="宋体" w:cs="Arial" w:hint="eastAsia"/>
            <w:sz w:val="24"/>
          </w:rPr>
          <w:delText>为实验环境要求真空环境或无菌环境提供了前备条件</w:delText>
        </w:r>
        <w:r w:rsidDel="00303C3A">
          <w:rPr>
            <w:rFonts w:ascii="宋体" w:eastAsia="宋体" w:hAnsi="宋体" w:cs="Arial"/>
            <w:sz w:val="24"/>
          </w:rPr>
          <w:delText>，</w:delText>
        </w:r>
        <w:r w:rsidDel="00303C3A">
          <w:rPr>
            <w:rFonts w:ascii="宋体" w:eastAsia="宋体" w:hAnsi="宋体" w:cs="Arial" w:hint="eastAsia"/>
            <w:sz w:val="24"/>
          </w:rPr>
          <w:delText>只需加入相应的调控设备并编入系统便可简化测试操作，</w:delText>
        </w:r>
        <w:r w:rsidDel="00303C3A">
          <w:rPr>
            <w:rFonts w:ascii="宋体" w:eastAsia="宋体" w:hAnsi="宋体" w:cs="Arial"/>
            <w:sz w:val="24"/>
          </w:rPr>
          <w:delText>让装置更贴合科研与工业场景的实际使用需求。</w:delText>
        </w:r>
        <w:commentRangeEnd w:id="272"/>
        <w:r w:rsidDel="00303C3A">
          <w:rPr>
            <w:rStyle w:val="a9"/>
            <w:rFonts w:ascii="宋体" w:eastAsia="宋体" w:hAnsi="宋体" w:cs="Arial" w:hint="eastAsia"/>
            <w:sz w:val="24"/>
            <w:szCs w:val="24"/>
          </w:rPr>
          <w:commentReference w:id="272"/>
        </w:r>
      </w:del>
    </w:p>
    <w:p w14:paraId="103DDB86" w14:textId="3C73B07A" w:rsidR="0089435B" w:rsidDel="00303C3A" w:rsidRDefault="00000000">
      <w:pPr>
        <w:spacing w:before="120" w:after="120" w:line="288" w:lineRule="auto"/>
        <w:ind w:firstLineChars="200" w:firstLine="480"/>
        <w:rPr>
          <w:del w:id="282" w:author="1 1" w:date="2026-03-14T23:50:00Z" w16du:dateUtc="2026-03-14T15:50:00Z"/>
          <w:rFonts w:ascii="宋体" w:eastAsia="宋体" w:hAnsi="宋体" w:cs="Arial" w:hint="eastAsia"/>
          <w:sz w:val="24"/>
        </w:rPr>
      </w:pPr>
      <w:del w:id="283" w:author="1 1" w:date="2026-03-14T23:50:00Z" w16du:dateUtc="2026-03-14T15:50:00Z">
        <w:r w:rsidDel="00303C3A">
          <w:rPr>
            <w:rFonts w:ascii="宋体" w:eastAsia="宋体" w:hAnsi="宋体" w:cs="Arial"/>
            <w:sz w:val="24"/>
          </w:rPr>
          <w:delText>这些创新点相互支撑，不仅彰显了我们的研发思路，更让作品在同类产品中具备了更强的竞争力。</w:delText>
        </w:r>
      </w:del>
    </w:p>
    <w:p w14:paraId="301B51B0" w14:textId="52BCF4B1" w:rsidR="0089435B" w:rsidDel="00303C3A" w:rsidRDefault="00000000">
      <w:pPr>
        <w:spacing w:before="380" w:after="140" w:line="288" w:lineRule="auto"/>
        <w:outlineLvl w:val="0"/>
        <w:rPr>
          <w:del w:id="284" w:author="1 1" w:date="2026-03-14T23:53:00Z" w16du:dateUtc="2026-03-14T15:53:00Z"/>
          <w:rFonts w:ascii="Arial" w:eastAsia="等线" w:hAnsi="Arial" w:cs="Arial"/>
          <w:b/>
          <w:sz w:val="30"/>
          <w:szCs w:val="30"/>
        </w:rPr>
      </w:pPr>
      <w:bookmarkStart w:id="285" w:name="heading_4"/>
      <w:del w:id="286" w:author="1 1" w:date="2026-03-14T23:53:00Z" w16du:dateUtc="2026-03-14T15:53:00Z">
        <w:r w:rsidDel="00303C3A">
          <w:rPr>
            <w:rFonts w:ascii="Arial" w:eastAsia="等线" w:hAnsi="Arial" w:cs="Arial" w:hint="eastAsia"/>
            <w:b/>
            <w:sz w:val="30"/>
            <w:szCs w:val="30"/>
          </w:rPr>
          <w:delText>四</w:delText>
        </w:r>
        <w:r w:rsidDel="00303C3A">
          <w:rPr>
            <w:rFonts w:ascii="Arial" w:eastAsia="等线" w:hAnsi="Arial" w:cs="Arial"/>
            <w:b/>
            <w:sz w:val="30"/>
            <w:szCs w:val="30"/>
          </w:rPr>
          <w:delText>、应用前景</w:delText>
        </w:r>
        <w:r w:rsidDel="00303C3A">
          <w:rPr>
            <w:rFonts w:ascii="Arial" w:eastAsia="等线" w:hAnsi="Arial" w:cs="Arial" w:hint="eastAsia"/>
            <w:b/>
            <w:sz w:val="30"/>
            <w:szCs w:val="30"/>
          </w:rPr>
          <w:delText>（</w:delText>
        </w:r>
        <w:r w:rsidDel="00303C3A">
          <w:rPr>
            <w:rFonts w:ascii="Arial" w:eastAsia="等线" w:hAnsi="Arial" w:cs="Arial"/>
            <w:b/>
            <w:sz w:val="30"/>
            <w:szCs w:val="30"/>
          </w:rPr>
          <w:delText>立足当下，赋能未来多领域发展</w:delText>
        </w:r>
        <w:bookmarkEnd w:id="285"/>
        <w:r w:rsidDel="00303C3A">
          <w:rPr>
            <w:rFonts w:ascii="Arial" w:eastAsia="等线" w:hAnsi="Arial" w:cs="Arial" w:hint="eastAsia"/>
            <w:b/>
            <w:sz w:val="30"/>
            <w:szCs w:val="30"/>
          </w:rPr>
          <w:delText>）</w:delText>
        </w:r>
      </w:del>
    </w:p>
    <w:p w14:paraId="231994A5" w14:textId="25D4B684" w:rsidR="0089435B" w:rsidDel="00303C3A" w:rsidRDefault="00000000">
      <w:pPr>
        <w:spacing w:before="120" w:after="120" w:line="288" w:lineRule="auto"/>
        <w:ind w:firstLineChars="200" w:firstLine="480"/>
        <w:rPr>
          <w:del w:id="287" w:author="1 1" w:date="2026-03-14T23:53:00Z" w16du:dateUtc="2026-03-14T15:53:00Z"/>
          <w:rFonts w:ascii="宋体" w:eastAsia="宋体" w:hAnsi="宋体" w:cs="Arial" w:hint="eastAsia"/>
          <w:sz w:val="24"/>
        </w:rPr>
      </w:pPr>
      <w:del w:id="288" w:author="1 1" w:date="2026-03-14T23:53:00Z" w16du:dateUtc="2026-03-14T15:53:00Z">
        <w:r w:rsidDel="00303C3A">
          <w:rPr>
            <w:rFonts w:ascii="宋体" w:eastAsia="宋体" w:hAnsi="宋体" w:cs="Arial"/>
            <w:sz w:val="24"/>
          </w:rPr>
          <w:delText>基于作品的技术优势与实用价值，我们对其应用前景进行了全面预判，预计将在科研、工业、教育等多领域实现广泛应用，真正实现“技术落地、价值变现”。在科研领域，该装置可广泛应用于高校、科研院所的相变材料研发、制冷技术优化、热质交换机理研究等相关实验，为科研工作者提供高精度、高效率的实验平台，助力相关领域的技术突破与成果转化，尤其在蓄冷材料过冷结晶测试方面，可填补现有技术空白，推动蓄冷技术的升级迭代；在工业领域，</w:delText>
        </w:r>
        <w:r w:rsidDel="00303C3A">
          <w:rPr>
            <w:rFonts w:ascii="宋体" w:eastAsia="宋体" w:hAnsi="宋体" w:cs="Arial" w:hint="eastAsia"/>
            <w:sz w:val="24"/>
          </w:rPr>
          <w:delText>也</w:delText>
        </w:r>
        <w:r w:rsidDel="00303C3A">
          <w:rPr>
            <w:rFonts w:ascii="宋体" w:eastAsia="宋体" w:hAnsi="宋体" w:cs="Arial"/>
            <w:sz w:val="24"/>
          </w:rPr>
          <w:delText>可适配新能源、电子、医药、食品等行业的高低温环境测试需求，比如新能源电池的高低温性能测试、电子元件的环境适应性测试、医药试剂的低温储存观测等，为企业生产提供精准的实验数据支撑，帮助企业优化产品质量、降低研发成本；在教育领域，可作为高校环境工程、能源与动力工程等相关专业的实训设备，让学生直观了解环境调控、成像观测等相关技术的原理与应用，提升学生的实践操作能力与创新思维，为行业培养更多专业人才。</w:delText>
        </w:r>
      </w:del>
    </w:p>
    <w:p w14:paraId="68025094" w14:textId="5808C564" w:rsidR="0089435B" w:rsidDel="00303C3A" w:rsidRDefault="00000000">
      <w:pPr>
        <w:spacing w:before="120" w:after="120" w:line="288" w:lineRule="auto"/>
        <w:ind w:firstLineChars="200" w:firstLine="480"/>
        <w:rPr>
          <w:del w:id="289" w:author="1 1" w:date="2026-03-14T23:53:00Z" w16du:dateUtc="2026-03-14T15:53:00Z"/>
          <w:rFonts w:ascii="宋体" w:eastAsia="宋体" w:hAnsi="宋体" w:cs="Arial" w:hint="eastAsia"/>
          <w:sz w:val="24"/>
        </w:rPr>
      </w:pPr>
      <w:del w:id="290" w:author="1 1" w:date="2026-03-14T23:53:00Z" w16du:dateUtc="2026-03-14T15:53:00Z">
        <w:r w:rsidDel="00303C3A">
          <w:rPr>
            <w:rFonts w:ascii="宋体" w:eastAsia="宋体" w:hAnsi="宋体" w:cs="Arial"/>
            <w:sz w:val="24"/>
          </w:rPr>
          <w:delText>同时，结合“双碳”战略的深入推进，建筑能源节能、制冷系统优化成为行业发展的重点方向，我们的作品可依托其精准的控温与观测能力，为蓄冷空调、相变储能等节能技术的研发提供有力支撑，具有广阔的市场推广前景。未来，我们还将持续优化装置的性能，拓展其应用场景，比如适配更极端的高低温环境、增加数据自动分析功能等，进一步提升作品的实用性与竞争力，力争让这款一体化观测系统成为科研与工业领域的“标配工具”，为节能降碳、技术创新贡献力量。</w:delText>
        </w:r>
      </w:del>
    </w:p>
    <w:p w14:paraId="0360CA95" w14:textId="77777777" w:rsidR="0089435B" w:rsidRDefault="0089435B">
      <w:pPr>
        <w:spacing w:before="120" w:after="120" w:line="288" w:lineRule="auto"/>
        <w:rPr>
          <w:rFonts w:ascii="Arial" w:eastAsia="等线" w:hAnsi="Arial" w:cs="Arial"/>
          <w:sz w:val="24"/>
        </w:rPr>
      </w:pPr>
    </w:p>
    <w:p w14:paraId="1DE376A8" w14:textId="77777777" w:rsidR="0089435B" w:rsidRDefault="00000000">
      <w:pPr>
        <w:spacing w:line="320" w:lineRule="atLeast"/>
        <w:ind w:left="750"/>
        <w:jc w:val="center"/>
        <w:rPr>
          <w:rFonts w:hint="eastAsia"/>
          <w:b/>
          <w:bCs/>
          <w:sz w:val="24"/>
        </w:rPr>
      </w:pPr>
      <w:r>
        <w:rPr>
          <w:rFonts w:hint="eastAsia"/>
          <w:b/>
          <w:bCs/>
          <w:sz w:val="24"/>
        </w:rPr>
        <w:t>参考文献</w:t>
      </w:r>
    </w:p>
    <w:p w14:paraId="3A4BCB3F"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唐瑞</w:t>
      </w:r>
      <w:r>
        <w:rPr>
          <w:rFonts w:ascii="宋体" w:hAnsi="宋体" w:cs="宋体" w:hint="eastAsia"/>
          <w:sz w:val="24"/>
        </w:rPr>
        <w:t>,</w:t>
      </w:r>
      <w:r>
        <w:rPr>
          <w:rFonts w:ascii="宋体" w:hAnsi="宋体" w:cs="宋体" w:hint="eastAsia"/>
          <w:sz w:val="24"/>
        </w:rPr>
        <w:t>桂树强</w:t>
      </w:r>
      <w:r>
        <w:rPr>
          <w:rFonts w:ascii="宋体" w:hAnsi="宋体" w:cs="宋体" w:hint="eastAsia"/>
          <w:sz w:val="24"/>
        </w:rPr>
        <w:t>,</w:t>
      </w:r>
      <w:r>
        <w:rPr>
          <w:rFonts w:ascii="宋体" w:hAnsi="宋体" w:cs="宋体" w:hint="eastAsia"/>
          <w:sz w:val="24"/>
        </w:rPr>
        <w:t>颜俊</w:t>
      </w:r>
      <w:r>
        <w:rPr>
          <w:rFonts w:ascii="宋体" w:hAnsi="宋体" w:cs="宋体" w:hint="eastAsia"/>
          <w:sz w:val="24"/>
        </w:rPr>
        <w:t>,</w:t>
      </w:r>
      <w:r>
        <w:rPr>
          <w:rFonts w:ascii="宋体" w:hAnsi="宋体" w:cs="宋体" w:hint="eastAsia"/>
          <w:sz w:val="24"/>
        </w:rPr>
        <w:t>等</w:t>
      </w:r>
      <w:r>
        <w:rPr>
          <w:rFonts w:ascii="宋体" w:hAnsi="宋体" w:cs="宋体" w:hint="eastAsia"/>
          <w:sz w:val="24"/>
        </w:rPr>
        <w:t>.</w:t>
      </w:r>
      <w:r>
        <w:rPr>
          <w:rFonts w:ascii="宋体" w:hAnsi="宋体" w:cs="宋体" w:hint="eastAsia"/>
          <w:sz w:val="24"/>
        </w:rPr>
        <w:t>相变材料应用于空调蓄冷中的研究进展</w:t>
      </w:r>
      <w:r>
        <w:rPr>
          <w:rFonts w:ascii="宋体" w:hAnsi="宋体" w:cs="宋体" w:hint="eastAsia"/>
          <w:sz w:val="24"/>
        </w:rPr>
        <w:t xml:space="preserve">[J]. </w:t>
      </w:r>
      <w:r>
        <w:rPr>
          <w:rFonts w:ascii="宋体" w:hAnsi="宋体" w:cs="宋体" w:hint="eastAsia"/>
          <w:sz w:val="24"/>
        </w:rPr>
        <w:t>建筑节能</w:t>
      </w:r>
      <w:r>
        <w:rPr>
          <w:rFonts w:ascii="宋体" w:hAnsi="宋体" w:cs="宋体" w:hint="eastAsia"/>
          <w:sz w:val="24"/>
        </w:rPr>
        <w:t>, 2020, 48(1): 57-61.</w:t>
      </w:r>
    </w:p>
    <w:p w14:paraId="08C0FCEB"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王温馨</w:t>
      </w:r>
      <w:r>
        <w:rPr>
          <w:rFonts w:ascii="宋体" w:hAnsi="宋体" w:cs="宋体" w:hint="eastAsia"/>
          <w:sz w:val="24"/>
        </w:rPr>
        <w:t>,</w:t>
      </w:r>
      <w:r>
        <w:rPr>
          <w:rFonts w:ascii="宋体" w:hAnsi="宋体" w:cs="宋体" w:hint="eastAsia"/>
          <w:sz w:val="24"/>
        </w:rPr>
        <w:t>齐红</w:t>
      </w:r>
      <w:r>
        <w:rPr>
          <w:rFonts w:ascii="宋体" w:hAnsi="宋体" w:cs="宋体" w:hint="eastAsia"/>
          <w:sz w:val="24"/>
        </w:rPr>
        <w:t>,</w:t>
      </w:r>
      <w:r>
        <w:rPr>
          <w:rFonts w:ascii="宋体" w:hAnsi="宋体" w:cs="宋体" w:hint="eastAsia"/>
          <w:sz w:val="24"/>
        </w:rPr>
        <w:t>丁益民</w:t>
      </w:r>
      <w:r>
        <w:rPr>
          <w:rFonts w:ascii="宋体" w:hAnsi="宋体" w:cs="宋体" w:hint="eastAsia"/>
          <w:sz w:val="24"/>
        </w:rPr>
        <w:t>.</w:t>
      </w:r>
      <w:r>
        <w:rPr>
          <w:rFonts w:ascii="宋体" w:hAnsi="宋体" w:cs="宋体" w:hint="eastAsia"/>
          <w:sz w:val="24"/>
        </w:rPr>
        <w:t>水合盐相变储能材料的研究进展</w:t>
      </w:r>
      <w:r>
        <w:rPr>
          <w:rFonts w:ascii="宋体" w:hAnsi="宋体" w:cs="宋体" w:hint="eastAsia"/>
          <w:sz w:val="24"/>
        </w:rPr>
        <w:t xml:space="preserve">[J]. </w:t>
      </w:r>
      <w:r>
        <w:rPr>
          <w:rFonts w:ascii="宋体" w:hAnsi="宋体" w:cs="宋体" w:hint="eastAsia"/>
          <w:sz w:val="24"/>
        </w:rPr>
        <w:t>化学通报</w:t>
      </w:r>
      <w:r>
        <w:rPr>
          <w:rFonts w:ascii="宋体" w:hAnsi="宋体" w:cs="宋体" w:hint="eastAsia"/>
          <w:sz w:val="24"/>
        </w:rPr>
        <w:t>, 2021, 84(4): 330-338.</w:t>
      </w:r>
    </w:p>
    <w:p w14:paraId="6EB36C5B"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杨天润</w:t>
      </w:r>
      <w:r>
        <w:rPr>
          <w:rFonts w:ascii="宋体" w:hAnsi="宋体" w:cs="宋体" w:hint="eastAsia"/>
          <w:sz w:val="24"/>
        </w:rPr>
        <w:t xml:space="preserve">, </w:t>
      </w:r>
      <w:r>
        <w:rPr>
          <w:rFonts w:ascii="宋体" w:hAnsi="宋体" w:cs="宋体" w:hint="eastAsia"/>
          <w:sz w:val="24"/>
        </w:rPr>
        <w:t>孙锲</w:t>
      </w:r>
      <w:r>
        <w:rPr>
          <w:rFonts w:ascii="宋体" w:hAnsi="宋体" w:cs="宋体" w:hint="eastAsia"/>
          <w:sz w:val="24"/>
        </w:rPr>
        <w:t>, WENNERSTEN Ronald,</w:t>
      </w:r>
      <w:r>
        <w:rPr>
          <w:rFonts w:ascii="宋体" w:hAnsi="宋体" w:cs="宋体" w:hint="eastAsia"/>
          <w:sz w:val="24"/>
        </w:rPr>
        <w:t>等</w:t>
      </w:r>
      <w:r>
        <w:rPr>
          <w:rFonts w:ascii="宋体" w:hAnsi="宋体" w:cs="宋体" w:hint="eastAsia"/>
          <w:sz w:val="24"/>
        </w:rPr>
        <w:t xml:space="preserve"> . </w:t>
      </w:r>
      <w:r>
        <w:rPr>
          <w:rFonts w:ascii="宋体" w:hAnsi="宋体" w:cs="宋体" w:hint="eastAsia"/>
          <w:sz w:val="24"/>
        </w:rPr>
        <w:t>相变蓄冷材料的研究进展</w:t>
      </w:r>
      <w:r>
        <w:rPr>
          <w:rFonts w:ascii="宋体" w:hAnsi="宋体" w:cs="宋体" w:hint="eastAsia"/>
          <w:sz w:val="24"/>
        </w:rPr>
        <w:t xml:space="preserve">[J]. </w:t>
      </w:r>
      <w:r>
        <w:rPr>
          <w:rFonts w:ascii="宋体" w:hAnsi="宋体" w:cs="宋体" w:hint="eastAsia"/>
          <w:sz w:val="24"/>
        </w:rPr>
        <w:t>工程热物理学报</w:t>
      </w:r>
      <w:r>
        <w:rPr>
          <w:rFonts w:ascii="宋体" w:hAnsi="宋体" w:cs="宋体" w:hint="eastAsia"/>
          <w:sz w:val="24"/>
        </w:rPr>
        <w:t xml:space="preserve">, 2018, 39(3): 567-573. YANG Tianrun, SUN Qie, WENNERSTEN Ronald, et al. Review of phase change materials for cold thermal energy storage[J]. Journal of Engineering Thermophysics, 2018, 39(3): 567-573. </w:t>
      </w:r>
    </w:p>
    <w:p w14:paraId="779F7C64"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朱明磊</w:t>
      </w:r>
      <w:r>
        <w:rPr>
          <w:rFonts w:ascii="宋体" w:hAnsi="宋体" w:cs="宋体" w:hint="eastAsia"/>
          <w:sz w:val="24"/>
        </w:rPr>
        <w:t>,</w:t>
      </w:r>
      <w:r>
        <w:rPr>
          <w:rFonts w:ascii="宋体" w:hAnsi="宋体" w:cs="宋体" w:hint="eastAsia"/>
          <w:sz w:val="24"/>
        </w:rPr>
        <w:t>李长松</w:t>
      </w:r>
      <w:r>
        <w:rPr>
          <w:rFonts w:ascii="宋体" w:hAnsi="宋体" w:cs="宋体" w:hint="eastAsia"/>
          <w:sz w:val="24"/>
        </w:rPr>
        <w:t>.</w:t>
      </w:r>
      <w:r>
        <w:rPr>
          <w:rFonts w:ascii="宋体" w:hAnsi="宋体" w:cs="宋体" w:hint="eastAsia"/>
          <w:sz w:val="24"/>
        </w:rPr>
        <w:t>溴化锂吸收式热泵结晶原因处理及预防</w:t>
      </w:r>
      <w:r>
        <w:rPr>
          <w:rFonts w:ascii="宋体" w:hAnsi="宋体" w:cs="宋体" w:hint="eastAsia"/>
          <w:sz w:val="24"/>
        </w:rPr>
        <w:t>[J].</w:t>
      </w:r>
      <w:r>
        <w:rPr>
          <w:rFonts w:ascii="宋体" w:hAnsi="宋体" w:cs="宋体" w:hint="eastAsia"/>
          <w:sz w:val="24"/>
        </w:rPr>
        <w:t>化工设计通讯</w:t>
      </w:r>
      <w:r>
        <w:rPr>
          <w:rFonts w:ascii="宋体" w:hAnsi="宋体" w:cs="宋体" w:hint="eastAsia"/>
          <w:sz w:val="24"/>
        </w:rPr>
        <w:t>,2020,46(12):79-80.</w:t>
      </w:r>
    </w:p>
    <w:p w14:paraId="3C740070"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吕佳奇</w:t>
      </w:r>
      <w:r>
        <w:rPr>
          <w:rFonts w:ascii="宋体" w:hAnsi="宋体" w:cs="宋体" w:hint="eastAsia"/>
          <w:sz w:val="24"/>
        </w:rPr>
        <w:t>,</w:t>
      </w:r>
      <w:r>
        <w:rPr>
          <w:rFonts w:ascii="宋体" w:hAnsi="宋体" w:cs="宋体" w:hint="eastAsia"/>
          <w:sz w:val="24"/>
        </w:rPr>
        <w:t>朱晋杰</w:t>
      </w:r>
      <w:r>
        <w:rPr>
          <w:rFonts w:ascii="宋体" w:hAnsi="宋体" w:cs="宋体" w:hint="eastAsia"/>
          <w:sz w:val="24"/>
        </w:rPr>
        <w:t>,</w:t>
      </w:r>
      <w:r>
        <w:rPr>
          <w:rFonts w:ascii="宋体" w:hAnsi="宋体" w:cs="宋体" w:hint="eastAsia"/>
          <w:sz w:val="24"/>
        </w:rPr>
        <w:t>刘佳</w:t>
      </w:r>
      <w:r>
        <w:rPr>
          <w:rFonts w:ascii="宋体" w:hAnsi="宋体" w:cs="宋体" w:hint="eastAsia"/>
          <w:sz w:val="24"/>
        </w:rPr>
        <w:t>,</w:t>
      </w:r>
      <w:r>
        <w:rPr>
          <w:rFonts w:ascii="宋体" w:hAnsi="宋体" w:cs="宋体" w:hint="eastAsia"/>
          <w:sz w:val="24"/>
        </w:rPr>
        <w:t>等</w:t>
      </w:r>
      <w:r>
        <w:rPr>
          <w:rFonts w:ascii="宋体" w:hAnsi="宋体" w:cs="宋体" w:hint="eastAsia"/>
          <w:sz w:val="24"/>
        </w:rPr>
        <w:t>.</w:t>
      </w:r>
      <w:r>
        <w:rPr>
          <w:rFonts w:ascii="宋体" w:hAnsi="宋体" w:cs="宋体" w:hint="eastAsia"/>
          <w:sz w:val="24"/>
        </w:rPr>
        <w:t>二段热水型溴化锂吸收式制冷机组在运行状态下的结晶分析</w:t>
      </w:r>
      <w:r>
        <w:rPr>
          <w:rFonts w:ascii="宋体" w:hAnsi="宋体" w:cs="宋体" w:hint="eastAsia"/>
          <w:sz w:val="24"/>
        </w:rPr>
        <w:t>[J].</w:t>
      </w:r>
      <w:r>
        <w:rPr>
          <w:rFonts w:ascii="宋体" w:hAnsi="宋体" w:cs="宋体" w:hint="eastAsia"/>
          <w:sz w:val="24"/>
        </w:rPr>
        <w:t>电子世界</w:t>
      </w:r>
      <w:r>
        <w:rPr>
          <w:rFonts w:ascii="宋体" w:hAnsi="宋体" w:cs="宋体" w:hint="eastAsia"/>
          <w:sz w:val="24"/>
        </w:rPr>
        <w:t>,2020,(04):31-32.</w:t>
      </w:r>
    </w:p>
    <w:p w14:paraId="4941A91F"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游锦方</w:t>
      </w:r>
      <w:r>
        <w:rPr>
          <w:rFonts w:ascii="宋体" w:hAnsi="宋体" w:cs="宋体" w:hint="eastAsia"/>
          <w:sz w:val="24"/>
        </w:rPr>
        <w:t>,</w:t>
      </w:r>
      <w:r>
        <w:rPr>
          <w:rFonts w:ascii="宋体" w:hAnsi="宋体" w:cs="宋体" w:hint="eastAsia"/>
          <w:sz w:val="24"/>
        </w:rPr>
        <w:t>高金彤</w:t>
      </w:r>
      <w:r>
        <w:rPr>
          <w:rFonts w:ascii="宋体" w:hAnsi="宋体" w:cs="宋体" w:hint="eastAsia"/>
          <w:sz w:val="24"/>
        </w:rPr>
        <w:t>,</w:t>
      </w:r>
      <w:r>
        <w:rPr>
          <w:rFonts w:ascii="宋体" w:hAnsi="宋体" w:cs="宋体" w:hint="eastAsia"/>
          <w:sz w:val="24"/>
        </w:rPr>
        <w:t>闵恒</w:t>
      </w:r>
      <w:r>
        <w:rPr>
          <w:rFonts w:ascii="宋体" w:hAnsi="宋体" w:cs="宋体" w:hint="eastAsia"/>
          <w:sz w:val="24"/>
        </w:rPr>
        <w:t>,</w:t>
      </w:r>
      <w:r>
        <w:rPr>
          <w:rFonts w:ascii="宋体" w:hAnsi="宋体" w:cs="宋体" w:hint="eastAsia"/>
          <w:sz w:val="24"/>
        </w:rPr>
        <w:t>等</w:t>
      </w:r>
      <w:r>
        <w:rPr>
          <w:rFonts w:ascii="宋体" w:hAnsi="宋体" w:cs="宋体" w:hint="eastAsia"/>
          <w:sz w:val="24"/>
        </w:rPr>
        <w:t>.</w:t>
      </w:r>
      <w:r>
        <w:rPr>
          <w:rFonts w:ascii="宋体" w:hAnsi="宋体" w:cs="宋体" w:hint="eastAsia"/>
          <w:sz w:val="24"/>
        </w:rPr>
        <w:t>高储能密度三相吸收式储热系统的设计与测试</w:t>
      </w:r>
      <w:r>
        <w:rPr>
          <w:rFonts w:ascii="宋体" w:hAnsi="宋体" w:cs="宋体" w:hint="eastAsia"/>
          <w:sz w:val="24"/>
        </w:rPr>
        <w:t>[J].</w:t>
      </w:r>
      <w:r>
        <w:rPr>
          <w:rFonts w:ascii="宋体" w:hAnsi="宋体" w:cs="宋体" w:hint="eastAsia"/>
          <w:sz w:val="24"/>
        </w:rPr>
        <w:t>制冷学报</w:t>
      </w:r>
      <w:r>
        <w:rPr>
          <w:rFonts w:ascii="宋体" w:hAnsi="宋体" w:cs="宋体" w:hint="eastAsia"/>
          <w:sz w:val="24"/>
        </w:rPr>
        <w:t>,2024,45(06):33-40.</w:t>
      </w:r>
    </w:p>
    <w:p w14:paraId="7701DB55" w14:textId="77777777" w:rsidR="0089435B" w:rsidRDefault="00000000">
      <w:pPr>
        <w:numPr>
          <w:ilvl w:val="0"/>
          <w:numId w:val="1"/>
        </w:numPr>
        <w:autoSpaceDE w:val="0"/>
        <w:autoSpaceDN w:val="0"/>
        <w:adjustRightInd w:val="0"/>
        <w:spacing w:after="0" w:line="320" w:lineRule="atLeast"/>
        <w:rPr>
          <w:rFonts w:ascii="宋体" w:hAnsi="宋体" w:cs="宋体" w:hint="eastAsia"/>
          <w:sz w:val="24"/>
        </w:rPr>
      </w:pPr>
      <w:r>
        <w:rPr>
          <w:rFonts w:ascii="宋体" w:hAnsi="宋体" w:cs="宋体" w:hint="eastAsia"/>
          <w:sz w:val="24"/>
        </w:rPr>
        <w:t>赵泳涵</w:t>
      </w:r>
      <w:r>
        <w:rPr>
          <w:rFonts w:ascii="宋体" w:hAnsi="宋体" w:cs="宋体" w:hint="eastAsia"/>
          <w:sz w:val="24"/>
        </w:rPr>
        <w:t>,</w:t>
      </w:r>
      <w:r>
        <w:rPr>
          <w:rFonts w:ascii="宋体" w:hAnsi="宋体" w:cs="宋体" w:hint="eastAsia"/>
          <w:sz w:val="24"/>
        </w:rPr>
        <w:t>王刚</w:t>
      </w:r>
      <w:r>
        <w:rPr>
          <w:rFonts w:ascii="宋体" w:hAnsi="宋体" w:cs="宋体" w:hint="eastAsia"/>
          <w:sz w:val="24"/>
        </w:rPr>
        <w:t>,</w:t>
      </w:r>
      <w:r>
        <w:rPr>
          <w:rFonts w:ascii="宋体" w:hAnsi="宋体" w:cs="宋体" w:hint="eastAsia"/>
          <w:sz w:val="24"/>
        </w:rPr>
        <w:t>杨晖</w:t>
      </w:r>
      <w:r>
        <w:rPr>
          <w:rFonts w:ascii="宋体" w:hAnsi="宋体" w:cs="宋体" w:hint="eastAsia"/>
          <w:sz w:val="24"/>
        </w:rPr>
        <w:t>.</w:t>
      </w:r>
      <w:r>
        <w:rPr>
          <w:rFonts w:ascii="宋体" w:hAnsi="宋体" w:cs="宋体" w:hint="eastAsia"/>
          <w:sz w:val="24"/>
        </w:rPr>
        <w:t>溴化锂晶体吸附特征和微观结构表征研究</w:t>
      </w:r>
      <w:r>
        <w:rPr>
          <w:rFonts w:ascii="宋体" w:hAnsi="宋体" w:cs="宋体" w:hint="eastAsia"/>
          <w:sz w:val="24"/>
        </w:rPr>
        <w:t>[J].</w:t>
      </w:r>
      <w:r>
        <w:rPr>
          <w:rFonts w:ascii="宋体" w:hAnsi="宋体" w:cs="宋体" w:hint="eastAsia"/>
          <w:sz w:val="24"/>
        </w:rPr>
        <w:t>储能科学与技术</w:t>
      </w:r>
      <w:r>
        <w:rPr>
          <w:rFonts w:ascii="宋体" w:hAnsi="宋体" w:cs="宋体" w:hint="eastAsia"/>
          <w:sz w:val="24"/>
        </w:rPr>
        <w:t>,2025,14(07):2707-2713.DOI:10.19799/j.cnki.2095-4239.2025.0038.</w:t>
      </w:r>
    </w:p>
    <w:p w14:paraId="6F1F4693" w14:textId="77777777" w:rsidR="0089435B" w:rsidRDefault="0089435B">
      <w:pPr>
        <w:spacing w:before="120" w:after="120" w:line="288" w:lineRule="auto"/>
        <w:rPr>
          <w:rFonts w:hint="eastAsia"/>
          <w:sz w:val="24"/>
        </w:rPr>
      </w:pPr>
    </w:p>
    <w:sectPr w:rsidR="0089435B">
      <w:footerReference w:type="default" r:id="rId16"/>
      <w:pgSz w:w="11905" w:h="16840"/>
      <w:pgMar w:top="1418" w:right="1134" w:bottom="1418"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4" w:author="wanggang" w:date="2026-03-14T18:34:00Z" w:initials="">
    <w:p w14:paraId="7AEFD480" w14:textId="77777777" w:rsidR="0089435B" w:rsidRDefault="004A4C85">
      <w:pPr>
        <w:pStyle w:val="a3"/>
        <w:rPr>
          <w:rFonts w:hint="eastAsia"/>
        </w:rPr>
      </w:pPr>
      <w:r>
        <w:rPr>
          <w:rStyle w:val="a9"/>
          <w:rFonts w:hint="eastAsia"/>
        </w:rPr>
        <w:annotationRef/>
      </w:r>
      <w:r w:rsidR="00000000">
        <w:rPr>
          <w:rFonts w:hint="eastAsia"/>
        </w:rPr>
        <w:t>建议：从作品的整体结构组成、主要功能、技术特色，关键部件结构特征、组成、特色，工作方法及智慧化控制的角度，深入刨析。</w:t>
      </w:r>
    </w:p>
  </w:comment>
  <w:comment w:id="272" w:author="wanggang" w:date="2026-03-14T18:36:00Z" w:initials="">
    <w:p w14:paraId="25496D74" w14:textId="77777777" w:rsidR="0089435B" w:rsidRDefault="004A4C85">
      <w:pPr>
        <w:pStyle w:val="a3"/>
        <w:rPr>
          <w:rFonts w:hint="eastAsia"/>
        </w:rPr>
      </w:pPr>
      <w:r>
        <w:rPr>
          <w:rStyle w:val="a9"/>
          <w:rFonts w:hint="eastAsia"/>
        </w:rPr>
        <w:annotationRef/>
      </w:r>
      <w:r w:rsidR="00000000">
        <w:rPr>
          <w:rFonts w:hint="eastAsia"/>
        </w:rPr>
        <w:t>创新特色，要围绕研究背景中提出的问题，解决的手段，产品的特殊结构与功能方面，进行凝练总结，最好三点就可以了</w:t>
      </w:r>
    </w:p>
    <w:p w14:paraId="5E85553C" w14:textId="77777777" w:rsidR="0089435B" w:rsidRDefault="0089435B">
      <w:pPr>
        <w:pStyle w:val="a3"/>
        <w:rPr>
          <w:rFonts w:hint="eastAsia"/>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EFD480" w15:done="0"/>
  <w15:commentEx w15:paraId="5E8555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EFD480" w16cid:durableId="7AEFD480"/>
  <w16cid:commentId w16cid:paraId="5E85553C" w16cid:durableId="5E8555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CE05D" w14:textId="77777777" w:rsidR="00D05887" w:rsidRDefault="00D05887">
      <w:pPr>
        <w:spacing w:line="240" w:lineRule="auto"/>
        <w:rPr>
          <w:rFonts w:hint="eastAsia"/>
        </w:rPr>
      </w:pPr>
      <w:r>
        <w:separator/>
      </w:r>
    </w:p>
  </w:endnote>
  <w:endnote w:type="continuationSeparator" w:id="0">
    <w:p w14:paraId="29225DE4" w14:textId="77777777" w:rsidR="00D05887" w:rsidRDefault="00D0588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auto"/>
    <w:pitch w:val="default"/>
    <w:sig w:usb0="00000000" w:usb1="00000000" w:usb2="0000000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460559"/>
      <w:docPartObj>
        <w:docPartGallery w:val="AutoText"/>
      </w:docPartObj>
    </w:sdtPr>
    <w:sdtContent>
      <w:p w14:paraId="41B908C4" w14:textId="77777777" w:rsidR="0089435B" w:rsidRDefault="00000000">
        <w:pPr>
          <w:pStyle w:val="a4"/>
          <w:jc w:val="center"/>
          <w:rPr>
            <w:rFonts w:hint="eastAsia"/>
          </w:rPr>
        </w:pPr>
        <w:r>
          <w:fldChar w:fldCharType="begin"/>
        </w:r>
        <w:r>
          <w:instrText>PAGE   \* MERGEFORMAT</w:instrText>
        </w:r>
        <w:r>
          <w:fldChar w:fldCharType="separate"/>
        </w:r>
        <w:r>
          <w:rPr>
            <w:lang w:val="zh-CN"/>
          </w:rPr>
          <w:t>2</w:t>
        </w:r>
        <w:r>
          <w:fldChar w:fldCharType="end"/>
        </w:r>
      </w:p>
    </w:sdtContent>
  </w:sdt>
  <w:p w14:paraId="55801710" w14:textId="77777777" w:rsidR="0089435B" w:rsidRDefault="0089435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233B" w14:textId="77777777" w:rsidR="00D05887" w:rsidRDefault="00D05887">
      <w:pPr>
        <w:spacing w:after="0"/>
        <w:rPr>
          <w:rFonts w:hint="eastAsia"/>
        </w:rPr>
      </w:pPr>
      <w:r>
        <w:separator/>
      </w:r>
    </w:p>
  </w:footnote>
  <w:footnote w:type="continuationSeparator" w:id="0">
    <w:p w14:paraId="014DF52C" w14:textId="77777777" w:rsidR="00D05887" w:rsidRDefault="00D05887">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202A8"/>
    <w:multiLevelType w:val="singleLevel"/>
    <w:tmpl w:val="5B9202A8"/>
    <w:lvl w:ilvl="0">
      <w:start w:val="1"/>
      <w:numFmt w:val="decimal"/>
      <w:suff w:val="space"/>
      <w:lvlText w:val="[%1]"/>
      <w:lvlJc w:val="left"/>
    </w:lvl>
  </w:abstractNum>
  <w:num w:numId="1" w16cid:durableId="18071172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1">
    <w15:presenceInfo w15:providerId="Windows Live" w15:userId="e1f9e8042ed0e4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5175"/>
    <w:rsid w:val="000F35E7"/>
    <w:rsid w:val="001B7999"/>
    <w:rsid w:val="002406D9"/>
    <w:rsid w:val="002523A9"/>
    <w:rsid w:val="002A63EC"/>
    <w:rsid w:val="00303C3A"/>
    <w:rsid w:val="00392ACC"/>
    <w:rsid w:val="003B2DA8"/>
    <w:rsid w:val="003C2555"/>
    <w:rsid w:val="003E71C9"/>
    <w:rsid w:val="003E7481"/>
    <w:rsid w:val="004055CA"/>
    <w:rsid w:val="004831B9"/>
    <w:rsid w:val="004A4C85"/>
    <w:rsid w:val="004B3BAD"/>
    <w:rsid w:val="004D455C"/>
    <w:rsid w:val="005E7494"/>
    <w:rsid w:val="00635175"/>
    <w:rsid w:val="0067112B"/>
    <w:rsid w:val="006E5D4C"/>
    <w:rsid w:val="00713FEC"/>
    <w:rsid w:val="00774BE5"/>
    <w:rsid w:val="007952E4"/>
    <w:rsid w:val="007F6312"/>
    <w:rsid w:val="0089435B"/>
    <w:rsid w:val="009C5612"/>
    <w:rsid w:val="00A41701"/>
    <w:rsid w:val="00A67E65"/>
    <w:rsid w:val="00B05DE8"/>
    <w:rsid w:val="00BF2A00"/>
    <w:rsid w:val="00C22239"/>
    <w:rsid w:val="00D05887"/>
    <w:rsid w:val="00E03E47"/>
    <w:rsid w:val="00E07320"/>
    <w:rsid w:val="00E664DA"/>
    <w:rsid w:val="00F41264"/>
    <w:rsid w:val="00F653F2"/>
    <w:rsid w:val="00FA2E5F"/>
    <w:rsid w:val="64426B0C"/>
    <w:rsid w:val="7CD55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6A8604"/>
  <w15:docId w15:val="{DBFB10A7-AD6C-4A26-980E-98FE0044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2">
    <w:name w:val="heading 2"/>
    <w:basedOn w:val="a"/>
    <w:next w:val="a"/>
    <w:uiPriority w:val="9"/>
    <w:semiHidden/>
    <w:unhideWhenUsed/>
    <w:qFormat/>
    <w:pPr>
      <w:spacing w:beforeAutospacing="1" w:after="0" w:afterAutospacing="1"/>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style>
  <w:style w:type="paragraph" w:styleId="a4">
    <w:name w:val="footer"/>
    <w:basedOn w:val="a"/>
    <w:link w:val="a5"/>
    <w:uiPriority w:val="99"/>
    <w:unhideWhenUsed/>
    <w:pPr>
      <w:tabs>
        <w:tab w:val="center" w:pos="4153"/>
        <w:tab w:val="right" w:pos="8306"/>
      </w:tabs>
      <w:snapToGrid w:val="0"/>
      <w:spacing w:line="240" w:lineRule="auto"/>
    </w:pPr>
    <w:rPr>
      <w:sz w:val="18"/>
      <w:szCs w:val="18"/>
    </w:rPr>
  </w:style>
  <w:style w:type="paragraph" w:styleId="a6">
    <w:name w:val="header"/>
    <w:basedOn w:val="a"/>
    <w:link w:val="a7"/>
    <w:uiPriority w:val="99"/>
    <w:unhideWhenUsed/>
    <w:pPr>
      <w:tabs>
        <w:tab w:val="center" w:pos="4153"/>
        <w:tab w:val="right" w:pos="8306"/>
      </w:tabs>
      <w:snapToGrid w:val="0"/>
      <w:spacing w:line="240" w:lineRule="auto"/>
      <w:jc w:val="center"/>
    </w:pPr>
    <w:rPr>
      <w:sz w:val="18"/>
      <w:szCs w:val="18"/>
    </w:rPr>
  </w:style>
  <w:style w:type="character" w:styleId="a8">
    <w:name w:val="Hyperlink"/>
    <w:basedOn w:val="a0"/>
    <w:uiPriority w:val="99"/>
    <w:semiHidden/>
    <w:unhideWhenUsed/>
    <w:rPr>
      <w:color w:val="0000FF"/>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rPr>
      <w:sz w:val="18"/>
      <w:szCs w:val="18"/>
    </w:rPr>
  </w:style>
  <w:style w:type="character" w:styleId="a9">
    <w:name w:val="annotation reference"/>
    <w:basedOn w:val="a0"/>
    <w:uiPriority w:val="99"/>
    <w:semiHidden/>
    <w:unhideWhenUsed/>
    <w:rPr>
      <w:sz w:val="21"/>
      <w:szCs w:val="21"/>
    </w:rPr>
  </w:style>
  <w:style w:type="paragraph" w:styleId="aa">
    <w:name w:val="Revision"/>
    <w:hidden/>
    <w:uiPriority w:val="99"/>
    <w:unhideWhenUsed/>
    <w:rsid w:val="004A4C85"/>
    <w:rPr>
      <w:rFonts w:asciiTheme="minorHAnsi" w:eastAsiaTheme="minorEastAsia" w:hAnsiTheme="minorHAnsi" w:cstheme="minorBidi"/>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3FDA0-E652-4604-B0C0-D5A9007CC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6</Pages>
  <Words>3427</Words>
  <Characters>4764</Characters>
  <Application>Microsoft Office Word</Application>
  <DocSecurity>0</DocSecurity>
  <Lines>264</Lines>
  <Paragraphs>167</Paragraphs>
  <ScaleCrop>false</ScaleCrop>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1 1</cp:lastModifiedBy>
  <cp:revision>12</cp:revision>
  <dcterms:created xsi:type="dcterms:W3CDTF">2026-03-12T03:14:00Z</dcterms:created>
  <dcterms:modified xsi:type="dcterms:W3CDTF">2026-03-14T16:00:00Z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eyJoZGlkIjoiMzEwNTM5NzYwMDRjMzkwZTVkZjY2ODkwMGIxNGU0OTUiLCJ1c2VySWQiOiIyMDE1NDM1NjIifQ==</vt:lpwstr>
  </property>
  <property fmtid="{D5CDD505-2E9C-101B-9397-08002B2CF9AE}" pid="3" name="KSOProductBuildVer">
    <vt:lpwstr>2052-12.1.0.25225</vt:lpwstr>
  </property>
  <property fmtid="{D5CDD505-2E9C-101B-9397-08002B2CF9AE}" pid="4" name="ICV">
    <vt:lpwstr>FD736C5EEA664B70A49E8ED65EE4D279_13</vt:lpwstr>
  </property>
</Properties>
</file>